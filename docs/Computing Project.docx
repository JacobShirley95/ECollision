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0005511"/>
        <w:docPartObj>
          <w:docPartGallery w:val="Cover Pages"/>
          <w:docPartUnique/>
        </w:docPartObj>
      </w:sdtPr>
      <w:sdtEndPr>
        <w:rPr>
          <w:sz w:val="32"/>
          <w:szCs w:val="32"/>
        </w:rPr>
      </w:sdtEndPr>
      <w:sdtContent>
        <w:p w14:paraId="1E4C6622" w14:textId="77777777" w:rsidR="00467837" w:rsidRDefault="00467837">
          <w:r>
            <w:rPr>
              <w:noProof/>
              <w:lang w:eastAsia="en-GB"/>
            </w:rPr>
            <mc:AlternateContent>
              <mc:Choice Requires="wpg">
                <w:drawing>
                  <wp:anchor distT="0" distB="0" distL="114300" distR="114300" simplePos="0" relativeHeight="251644928" behindDoc="1" locked="0" layoutInCell="1" allowOverlap="1" wp14:anchorId="12E4FA5E" wp14:editId="6890DEA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C81827" w14:textId="77777777" w:rsidR="00E70AE3" w:rsidRDefault="00E70AE3">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EndPr/>
                                  <w:sdtContent>
                                    <w:p w14:paraId="7FAEA285" w14:textId="77777777" w:rsidR="00E70AE3" w:rsidRDefault="00E70AE3">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EndPr/>
                                  <w:sdtContent>
                                    <w:p w14:paraId="699DCF2F" w14:textId="77777777" w:rsidR="00E70AE3" w:rsidRDefault="00E70AE3">
                                      <w:pPr>
                                        <w:pStyle w:val="NoSpacing"/>
                                        <w:spacing w:before="120"/>
                                        <w:rPr>
                                          <w:color w:val="3494BA" w:themeColor="accent1"/>
                                          <w:sz w:val="36"/>
                                          <w:szCs w:val="36"/>
                                        </w:rPr>
                                      </w:pPr>
                                      <w:r>
                                        <w:rPr>
                                          <w:color w:val="3494BA" w:themeColor="accent1"/>
                                          <w:sz w:val="36"/>
                                          <w:szCs w:val="36"/>
                                        </w:rPr>
                                        <w:t>[Document subtitle]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E4FA5E" id="Group 48" o:spid="_x0000_s1026" style="position:absolute;margin-left:0;margin-top:0;width:540pt;height:10in;z-index:-2516715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3c3a4b [3122]" stroked="f" strokeweight="1.5pt">
                        <v:fill color2="#312f3d [2882]" rotate="t" angle="348" colors="0 #6f7690;6554f #6f7690" focus="100%" type="gradient"/>
                        <v:stroke endcap="round"/>
                        <v:textbox inset="54pt,54pt,1in,5in">
                          <w:txbxContent>
                            <w:p w14:paraId="4FC81827" w14:textId="77777777" w:rsidR="00E70AE3" w:rsidRDefault="00E70AE3">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EndPr/>
                            <w:sdtContent>
                              <w:p w14:paraId="7FAEA285" w14:textId="77777777" w:rsidR="00E70AE3" w:rsidRDefault="00E70AE3">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EndPr/>
                            <w:sdtContent>
                              <w:p w14:paraId="699DCF2F" w14:textId="77777777" w:rsidR="00E70AE3" w:rsidRDefault="00E70AE3">
                                <w:pPr>
                                  <w:pStyle w:val="NoSpacing"/>
                                  <w:spacing w:before="120"/>
                                  <w:rPr>
                                    <w:color w:val="3494BA" w:themeColor="accent1"/>
                                    <w:sz w:val="36"/>
                                    <w:szCs w:val="36"/>
                                  </w:rPr>
                                </w:pPr>
                                <w:r>
                                  <w:rPr>
                                    <w:color w:val="3494BA" w:themeColor="accent1"/>
                                    <w:sz w:val="36"/>
                                    <w:szCs w:val="36"/>
                                  </w:rPr>
                                  <w:t>[Document subtitle]</w:t>
                                </w:r>
                              </w:p>
                            </w:sdtContent>
                          </w:sdt>
                        </w:txbxContent>
                      </v:textbox>
                    </v:shape>
                    <w10:wrap anchorx="page" anchory="page"/>
                  </v:group>
                </w:pict>
              </mc:Fallback>
            </mc:AlternateContent>
          </w:r>
        </w:p>
        <w:p w14:paraId="73F6DFD2" w14:textId="77777777" w:rsidR="00FA39BD" w:rsidRDefault="00467837" w:rsidP="00FA39BD">
          <w:pPr>
            <w:rPr>
              <w:sz w:val="32"/>
              <w:szCs w:val="32"/>
            </w:rPr>
          </w:pPr>
          <w:r>
            <w:rPr>
              <w:sz w:val="32"/>
              <w:szCs w:val="32"/>
            </w:rPr>
            <w:t>Jacob Shirley</w:t>
          </w:r>
          <w:r w:rsidR="00FA39BD">
            <w:rPr>
              <w:sz w:val="32"/>
              <w:szCs w:val="32"/>
            </w:rPr>
            <w:br w:type="page"/>
          </w:r>
        </w:p>
        <w:sdt>
          <w:sdtPr>
            <w:rPr>
              <w:rFonts w:asciiTheme="minorHAnsi" w:eastAsiaTheme="minorEastAsia" w:hAnsiTheme="minorHAnsi" w:cstheme="minorBidi"/>
              <w:caps/>
              <w:color w:val="auto"/>
              <w:sz w:val="20"/>
              <w:szCs w:val="20"/>
            </w:rPr>
            <w:id w:val="-1349561909"/>
            <w:docPartObj>
              <w:docPartGallery w:val="Table of Contents"/>
              <w:docPartUnique/>
            </w:docPartObj>
          </w:sdtPr>
          <w:sdtEndPr>
            <w:rPr>
              <w:b/>
              <w:bCs/>
              <w:caps w:val="0"/>
              <w:noProof/>
              <w:sz w:val="21"/>
              <w:szCs w:val="21"/>
            </w:rPr>
          </w:sdtEndPr>
          <w:sdtContent>
            <w:p w14:paraId="60F56157" w14:textId="77777777" w:rsidR="00FA39BD" w:rsidRDefault="00FA39BD" w:rsidP="00FA39BD">
              <w:pPr>
                <w:pStyle w:val="TOCHeading"/>
              </w:pPr>
              <w:r>
                <w:t>Contents</w:t>
              </w:r>
            </w:p>
            <w:p w14:paraId="50F8B2F4" w14:textId="77777777" w:rsidR="0076393B" w:rsidRDefault="00FA39BD" w:rsidP="00AB2089">
              <w:pPr>
                <w:pStyle w:val="TOC1"/>
                <w:rPr>
                  <w:noProof/>
                  <w:sz w:val="22"/>
                  <w:szCs w:val="22"/>
                  <w:lang w:eastAsia="en-GB"/>
                </w:rPr>
              </w:pPr>
              <w:r>
                <w:fldChar w:fldCharType="begin"/>
              </w:r>
              <w:r>
                <w:instrText xml:space="preserve"> TOC \o "1-3" \h \z \u </w:instrText>
              </w:r>
              <w:r>
                <w:fldChar w:fldCharType="separate"/>
              </w:r>
              <w:hyperlink w:anchor="_Toc413235325" w:history="1">
                <w:r w:rsidR="0076393B" w:rsidRPr="0069344A">
                  <w:rPr>
                    <w:rStyle w:val="Hyperlink"/>
                    <w:rFonts w:ascii="Trebuchet MS" w:hAnsi="Trebuchet MS" w:cs="Times New Roman"/>
                    <w:noProof/>
                  </w:rPr>
                  <w:t>1</w:t>
                </w:r>
                <w:r w:rsidR="0076393B">
                  <w:rPr>
                    <w:noProof/>
                    <w:sz w:val="22"/>
                    <w:szCs w:val="22"/>
                    <w:lang w:eastAsia="en-GB"/>
                  </w:rPr>
                  <w:tab/>
                </w:r>
                <w:r w:rsidR="0076393B" w:rsidRPr="0069344A">
                  <w:rPr>
                    <w:rStyle w:val="Hyperlink"/>
                    <w:noProof/>
                    <w:shd w:val="clear" w:color="auto" w:fill="3494BA" w:themeFill="accent1"/>
                  </w:rPr>
                  <w:t>Analysis</w:t>
                </w:r>
                <w:r w:rsidR="0076393B">
                  <w:rPr>
                    <w:noProof/>
                    <w:webHidden/>
                  </w:rPr>
                  <w:tab/>
                </w:r>
                <w:r w:rsidR="0076393B">
                  <w:rPr>
                    <w:noProof/>
                    <w:webHidden/>
                  </w:rPr>
                  <w:fldChar w:fldCharType="begin"/>
                </w:r>
                <w:r w:rsidR="0076393B">
                  <w:rPr>
                    <w:noProof/>
                    <w:webHidden/>
                  </w:rPr>
                  <w:instrText xml:space="preserve"> PAGEREF _Toc413235325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6FF60F62" w14:textId="77777777" w:rsidR="0076393B" w:rsidRDefault="0080026F" w:rsidP="0093007A">
              <w:pPr>
                <w:pStyle w:val="TOC2"/>
                <w:rPr>
                  <w:noProof/>
                  <w:sz w:val="22"/>
                  <w:szCs w:val="22"/>
                  <w:lang w:eastAsia="en-GB"/>
                </w:rPr>
              </w:pPr>
              <w:hyperlink w:anchor="_Toc413235326" w:history="1">
                <w:r w:rsidR="0076393B" w:rsidRPr="0069344A">
                  <w:rPr>
                    <w:rStyle w:val="Hyperlink"/>
                    <w:noProof/>
                  </w:rPr>
                  <w:t>1.1</w:t>
                </w:r>
                <w:r w:rsidR="0076393B">
                  <w:rPr>
                    <w:noProof/>
                    <w:sz w:val="22"/>
                    <w:szCs w:val="22"/>
                    <w:lang w:eastAsia="en-GB"/>
                  </w:rPr>
                  <w:tab/>
                </w:r>
                <w:r w:rsidR="0076393B" w:rsidRPr="0069344A">
                  <w:rPr>
                    <w:rStyle w:val="Hyperlink"/>
                    <w:noProof/>
                  </w:rPr>
                  <w:t>Background to/identification of problem</w:t>
                </w:r>
                <w:r w:rsidR="0076393B">
                  <w:rPr>
                    <w:noProof/>
                    <w:webHidden/>
                  </w:rPr>
                  <w:tab/>
                </w:r>
                <w:r w:rsidR="0076393B">
                  <w:rPr>
                    <w:noProof/>
                    <w:webHidden/>
                  </w:rPr>
                  <w:fldChar w:fldCharType="begin"/>
                </w:r>
                <w:r w:rsidR="0076393B">
                  <w:rPr>
                    <w:noProof/>
                    <w:webHidden/>
                  </w:rPr>
                  <w:instrText xml:space="preserve"> PAGEREF _Toc413235326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DB90D26" w14:textId="77777777" w:rsidR="0076393B" w:rsidRDefault="0080026F" w:rsidP="0093007A">
              <w:pPr>
                <w:pStyle w:val="TOC2"/>
                <w:rPr>
                  <w:noProof/>
                  <w:sz w:val="22"/>
                  <w:szCs w:val="22"/>
                  <w:lang w:eastAsia="en-GB"/>
                </w:rPr>
              </w:pPr>
              <w:hyperlink w:anchor="_Toc413235327" w:history="1">
                <w:r w:rsidR="0076393B" w:rsidRPr="0069344A">
                  <w:rPr>
                    <w:rStyle w:val="Hyperlink"/>
                    <w:noProof/>
                  </w:rPr>
                  <w:t>1.2</w:t>
                </w:r>
                <w:r w:rsidR="0076393B">
                  <w:rPr>
                    <w:noProof/>
                    <w:sz w:val="22"/>
                    <w:szCs w:val="22"/>
                    <w:lang w:eastAsia="en-GB"/>
                  </w:rPr>
                  <w:tab/>
                </w:r>
                <w:r w:rsidR="0076393B" w:rsidRPr="0069344A">
                  <w:rPr>
                    <w:rStyle w:val="Hyperlink"/>
                    <w:noProof/>
                  </w:rPr>
                  <w:t>Description of the current system</w:t>
                </w:r>
                <w:r w:rsidR="0076393B">
                  <w:rPr>
                    <w:noProof/>
                    <w:webHidden/>
                  </w:rPr>
                  <w:tab/>
                </w:r>
                <w:r w:rsidR="0076393B">
                  <w:rPr>
                    <w:noProof/>
                    <w:webHidden/>
                  </w:rPr>
                  <w:fldChar w:fldCharType="begin"/>
                </w:r>
                <w:r w:rsidR="0076393B">
                  <w:rPr>
                    <w:noProof/>
                    <w:webHidden/>
                  </w:rPr>
                  <w:instrText xml:space="preserve"> PAGEREF _Toc413235327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F3A5008" w14:textId="77777777" w:rsidR="0076393B" w:rsidRDefault="0080026F" w:rsidP="0093007A">
              <w:pPr>
                <w:pStyle w:val="TOC2"/>
                <w:rPr>
                  <w:noProof/>
                  <w:sz w:val="22"/>
                  <w:szCs w:val="22"/>
                  <w:lang w:eastAsia="en-GB"/>
                </w:rPr>
              </w:pPr>
              <w:hyperlink w:anchor="_Toc413235328" w:history="1">
                <w:r w:rsidR="0076393B" w:rsidRPr="0069344A">
                  <w:rPr>
                    <w:rStyle w:val="Hyperlink"/>
                    <w:noProof/>
                  </w:rPr>
                  <w:t>1.3</w:t>
                </w:r>
                <w:r w:rsidR="0076393B">
                  <w:rPr>
                    <w:noProof/>
                    <w:sz w:val="22"/>
                    <w:szCs w:val="22"/>
                    <w:lang w:eastAsia="en-GB"/>
                  </w:rPr>
                  <w:tab/>
                </w:r>
                <w:r w:rsidR="0076393B" w:rsidRPr="0069344A">
                  <w:rPr>
                    <w:rStyle w:val="Hyperlink"/>
                    <w:noProof/>
                  </w:rPr>
                  <w:t>Identification of prospective users</w:t>
                </w:r>
                <w:r w:rsidR="0076393B">
                  <w:rPr>
                    <w:noProof/>
                    <w:webHidden/>
                  </w:rPr>
                  <w:tab/>
                </w:r>
                <w:r w:rsidR="0076393B">
                  <w:rPr>
                    <w:noProof/>
                    <w:webHidden/>
                  </w:rPr>
                  <w:fldChar w:fldCharType="begin"/>
                </w:r>
                <w:r w:rsidR="0076393B">
                  <w:rPr>
                    <w:noProof/>
                    <w:webHidden/>
                  </w:rPr>
                  <w:instrText xml:space="preserve"> PAGEREF _Toc413235328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B1D2BF6" w14:textId="77777777" w:rsidR="0076393B" w:rsidRDefault="0080026F" w:rsidP="0093007A">
              <w:pPr>
                <w:pStyle w:val="TOC2"/>
                <w:rPr>
                  <w:noProof/>
                  <w:sz w:val="22"/>
                  <w:szCs w:val="22"/>
                  <w:lang w:eastAsia="en-GB"/>
                </w:rPr>
              </w:pPr>
              <w:hyperlink w:anchor="_Toc413235329" w:history="1">
                <w:r w:rsidR="0076393B" w:rsidRPr="0069344A">
                  <w:rPr>
                    <w:rStyle w:val="Hyperlink"/>
                    <w:noProof/>
                  </w:rPr>
                  <w:t>1.4</w:t>
                </w:r>
                <w:r w:rsidR="0076393B">
                  <w:rPr>
                    <w:noProof/>
                    <w:sz w:val="22"/>
                    <w:szCs w:val="22"/>
                    <w:lang w:eastAsia="en-GB"/>
                  </w:rPr>
                  <w:tab/>
                </w:r>
                <w:r w:rsidR="0076393B" w:rsidRPr="0069344A">
                  <w:rPr>
                    <w:rStyle w:val="Hyperlink"/>
                    <w:noProof/>
                  </w:rPr>
                  <w:t>Identification of user needs and limitations</w:t>
                </w:r>
                <w:r w:rsidR="0076393B">
                  <w:rPr>
                    <w:noProof/>
                    <w:webHidden/>
                  </w:rPr>
                  <w:tab/>
                </w:r>
                <w:r w:rsidR="0076393B">
                  <w:rPr>
                    <w:noProof/>
                    <w:webHidden/>
                  </w:rPr>
                  <w:fldChar w:fldCharType="begin"/>
                </w:r>
                <w:r w:rsidR="0076393B">
                  <w:rPr>
                    <w:noProof/>
                    <w:webHidden/>
                  </w:rPr>
                  <w:instrText xml:space="preserve"> PAGEREF _Toc413235329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92C22CD" w14:textId="77777777" w:rsidR="0076393B" w:rsidRDefault="0080026F" w:rsidP="0093007A">
              <w:pPr>
                <w:pStyle w:val="TOC2"/>
                <w:rPr>
                  <w:noProof/>
                  <w:sz w:val="22"/>
                  <w:szCs w:val="22"/>
                  <w:lang w:eastAsia="en-GB"/>
                </w:rPr>
              </w:pPr>
              <w:hyperlink w:anchor="_Toc413235330" w:history="1">
                <w:r w:rsidR="0076393B" w:rsidRPr="0069344A">
                  <w:rPr>
                    <w:rStyle w:val="Hyperlink"/>
                    <w:noProof/>
                  </w:rPr>
                  <w:t>1.5</w:t>
                </w:r>
                <w:r w:rsidR="0076393B">
                  <w:rPr>
                    <w:noProof/>
                    <w:sz w:val="22"/>
                    <w:szCs w:val="22"/>
                    <w:lang w:eastAsia="en-GB"/>
                  </w:rPr>
                  <w:tab/>
                </w:r>
                <w:r w:rsidR="0076393B" w:rsidRPr="0069344A">
                  <w:rPr>
                    <w:rStyle w:val="Hyperlink"/>
                    <w:noProof/>
                  </w:rPr>
                  <w:t>Data sources and destinations</w:t>
                </w:r>
                <w:r w:rsidR="0076393B">
                  <w:rPr>
                    <w:noProof/>
                    <w:webHidden/>
                  </w:rPr>
                  <w:tab/>
                </w:r>
                <w:r w:rsidR="0076393B">
                  <w:rPr>
                    <w:noProof/>
                    <w:webHidden/>
                  </w:rPr>
                  <w:fldChar w:fldCharType="begin"/>
                </w:r>
                <w:r w:rsidR="0076393B">
                  <w:rPr>
                    <w:noProof/>
                    <w:webHidden/>
                  </w:rPr>
                  <w:instrText xml:space="preserve"> PAGEREF _Toc413235330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2D4019A5" w14:textId="77777777" w:rsidR="0076393B" w:rsidRDefault="0080026F" w:rsidP="0093007A">
              <w:pPr>
                <w:pStyle w:val="TOC2"/>
                <w:rPr>
                  <w:noProof/>
                  <w:sz w:val="22"/>
                  <w:szCs w:val="22"/>
                  <w:lang w:eastAsia="en-GB"/>
                </w:rPr>
              </w:pPr>
              <w:hyperlink w:anchor="_Toc413235331" w:history="1">
                <w:r w:rsidR="0076393B" w:rsidRPr="0069344A">
                  <w:rPr>
                    <w:rStyle w:val="Hyperlink"/>
                    <w:noProof/>
                  </w:rPr>
                  <w:t>1.6</w:t>
                </w:r>
                <w:r w:rsidR="0076393B">
                  <w:rPr>
                    <w:noProof/>
                    <w:sz w:val="22"/>
                    <w:szCs w:val="22"/>
                    <w:lang w:eastAsia="en-GB"/>
                  </w:rPr>
                  <w:tab/>
                </w:r>
                <w:r w:rsidR="0076393B" w:rsidRPr="0069344A">
                  <w:rPr>
                    <w:rStyle w:val="Hyperlink"/>
                    <w:noProof/>
                  </w:rPr>
                  <w:t>Data Volumes</w:t>
                </w:r>
                <w:r w:rsidR="0076393B">
                  <w:rPr>
                    <w:noProof/>
                    <w:webHidden/>
                  </w:rPr>
                  <w:tab/>
                </w:r>
                <w:r w:rsidR="0076393B">
                  <w:rPr>
                    <w:noProof/>
                    <w:webHidden/>
                  </w:rPr>
                  <w:fldChar w:fldCharType="begin"/>
                </w:r>
                <w:r w:rsidR="0076393B">
                  <w:rPr>
                    <w:noProof/>
                    <w:webHidden/>
                  </w:rPr>
                  <w:instrText xml:space="preserve"> PAGEREF _Toc413235331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F249C7F" w14:textId="77777777" w:rsidR="0076393B" w:rsidRDefault="0080026F" w:rsidP="0093007A">
              <w:pPr>
                <w:pStyle w:val="TOC2"/>
                <w:rPr>
                  <w:noProof/>
                  <w:sz w:val="22"/>
                  <w:szCs w:val="22"/>
                  <w:lang w:eastAsia="en-GB"/>
                </w:rPr>
              </w:pPr>
              <w:hyperlink w:anchor="_Toc413235332" w:history="1">
                <w:r w:rsidR="0076393B" w:rsidRPr="0069344A">
                  <w:rPr>
                    <w:rStyle w:val="Hyperlink"/>
                    <w:noProof/>
                  </w:rPr>
                  <w:t>1.7</w:t>
                </w:r>
                <w:r w:rsidR="0076393B">
                  <w:rPr>
                    <w:noProof/>
                    <w:sz w:val="22"/>
                    <w:szCs w:val="22"/>
                    <w:lang w:eastAsia="en-GB"/>
                  </w:rPr>
                  <w:tab/>
                </w:r>
                <w:r w:rsidR="0076393B" w:rsidRPr="0069344A">
                  <w:rPr>
                    <w:rStyle w:val="Hyperlink"/>
                    <w:noProof/>
                  </w:rPr>
                  <w:t>Data flow diagrams</w:t>
                </w:r>
                <w:r w:rsidR="0076393B">
                  <w:rPr>
                    <w:noProof/>
                    <w:webHidden/>
                  </w:rPr>
                  <w:tab/>
                </w:r>
                <w:r w:rsidR="0076393B">
                  <w:rPr>
                    <w:noProof/>
                    <w:webHidden/>
                  </w:rPr>
                  <w:fldChar w:fldCharType="begin"/>
                </w:r>
                <w:r w:rsidR="0076393B">
                  <w:rPr>
                    <w:noProof/>
                    <w:webHidden/>
                  </w:rPr>
                  <w:instrText xml:space="preserve"> PAGEREF _Toc413235332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A94678B" w14:textId="77777777" w:rsidR="0076393B" w:rsidRDefault="0080026F" w:rsidP="0093007A">
              <w:pPr>
                <w:pStyle w:val="TOC2"/>
                <w:rPr>
                  <w:noProof/>
                  <w:sz w:val="22"/>
                  <w:szCs w:val="22"/>
                  <w:lang w:eastAsia="en-GB"/>
                </w:rPr>
              </w:pPr>
              <w:hyperlink w:anchor="_Toc413235333" w:history="1">
                <w:r w:rsidR="0076393B" w:rsidRPr="0069344A">
                  <w:rPr>
                    <w:rStyle w:val="Hyperlink"/>
                    <w:noProof/>
                  </w:rPr>
                  <w:t>1.8</w:t>
                </w:r>
                <w:r w:rsidR="0076393B">
                  <w:rPr>
                    <w:noProof/>
                    <w:sz w:val="22"/>
                    <w:szCs w:val="22"/>
                    <w:lang w:eastAsia="en-GB"/>
                  </w:rPr>
                  <w:tab/>
                </w:r>
                <w:r w:rsidR="0076393B" w:rsidRPr="0069344A">
                  <w:rPr>
                    <w:rStyle w:val="Hyperlink"/>
                    <w:noProof/>
                  </w:rPr>
                  <w:t>Analysis Data Dictionary</w:t>
                </w:r>
                <w:r w:rsidR="0076393B">
                  <w:rPr>
                    <w:noProof/>
                    <w:webHidden/>
                  </w:rPr>
                  <w:tab/>
                </w:r>
                <w:r w:rsidR="0076393B">
                  <w:rPr>
                    <w:noProof/>
                    <w:webHidden/>
                  </w:rPr>
                  <w:fldChar w:fldCharType="begin"/>
                </w:r>
                <w:r w:rsidR="0076393B">
                  <w:rPr>
                    <w:noProof/>
                    <w:webHidden/>
                  </w:rPr>
                  <w:instrText xml:space="preserve"> PAGEREF _Toc413235333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7A54E3D5" w14:textId="77777777" w:rsidR="0076393B" w:rsidRDefault="0080026F" w:rsidP="0093007A">
              <w:pPr>
                <w:pStyle w:val="TOC2"/>
                <w:rPr>
                  <w:noProof/>
                  <w:sz w:val="22"/>
                  <w:szCs w:val="22"/>
                  <w:lang w:eastAsia="en-GB"/>
                </w:rPr>
              </w:pPr>
              <w:hyperlink w:anchor="_Toc413235334" w:history="1">
                <w:r w:rsidR="0076393B" w:rsidRPr="0069344A">
                  <w:rPr>
                    <w:rStyle w:val="Hyperlink"/>
                    <w:noProof/>
                  </w:rPr>
                  <w:t>1.9</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_Toc413235334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25B56641" w14:textId="77777777" w:rsidR="0076393B" w:rsidRDefault="0080026F" w:rsidP="0093007A">
              <w:pPr>
                <w:pStyle w:val="TOC2"/>
                <w:rPr>
                  <w:noProof/>
                  <w:sz w:val="22"/>
                  <w:szCs w:val="22"/>
                  <w:lang w:eastAsia="en-GB"/>
                </w:rPr>
              </w:pPr>
              <w:hyperlink w:anchor="_Toc413235335" w:history="1">
                <w:r w:rsidR="0076393B" w:rsidRPr="0069344A">
                  <w:rPr>
                    <w:rStyle w:val="Hyperlink"/>
                    <w:noProof/>
                  </w:rPr>
                  <w:t>1.10</w:t>
                </w:r>
                <w:r w:rsidR="0076393B">
                  <w:rPr>
                    <w:noProof/>
                    <w:sz w:val="22"/>
                    <w:szCs w:val="22"/>
                    <w:lang w:eastAsia="en-GB"/>
                  </w:rPr>
                  <w:tab/>
                </w:r>
                <w:r w:rsidR="0076393B" w:rsidRPr="0069344A">
                  <w:rPr>
                    <w:rStyle w:val="Hyperlink"/>
                    <w:noProof/>
                  </w:rPr>
                  <w:t>Project Objectives</w:t>
                </w:r>
                <w:r w:rsidR="0076393B">
                  <w:rPr>
                    <w:noProof/>
                    <w:webHidden/>
                  </w:rPr>
                  <w:tab/>
                </w:r>
                <w:r w:rsidR="0076393B">
                  <w:rPr>
                    <w:noProof/>
                    <w:webHidden/>
                  </w:rPr>
                  <w:fldChar w:fldCharType="begin"/>
                </w:r>
                <w:r w:rsidR="0076393B">
                  <w:rPr>
                    <w:noProof/>
                    <w:webHidden/>
                  </w:rPr>
                  <w:instrText xml:space="preserve"> PAGEREF _Toc413235335 \h </w:instrText>
                </w:r>
                <w:r w:rsidR="0076393B">
                  <w:rPr>
                    <w:noProof/>
                    <w:webHidden/>
                  </w:rPr>
                </w:r>
                <w:r w:rsidR="0076393B">
                  <w:rPr>
                    <w:noProof/>
                    <w:webHidden/>
                  </w:rPr>
                  <w:fldChar w:fldCharType="separate"/>
                </w:r>
                <w:r w:rsidR="0076393B">
                  <w:rPr>
                    <w:noProof/>
                    <w:webHidden/>
                  </w:rPr>
                  <w:t>10</w:t>
                </w:r>
                <w:r w:rsidR="0076393B">
                  <w:rPr>
                    <w:noProof/>
                    <w:webHidden/>
                  </w:rPr>
                  <w:fldChar w:fldCharType="end"/>
                </w:r>
              </w:hyperlink>
            </w:p>
            <w:p w14:paraId="3B209977" w14:textId="77777777" w:rsidR="0076393B" w:rsidRDefault="0080026F" w:rsidP="0093007A">
              <w:pPr>
                <w:pStyle w:val="TOC2"/>
                <w:rPr>
                  <w:noProof/>
                  <w:sz w:val="22"/>
                  <w:szCs w:val="22"/>
                  <w:lang w:eastAsia="en-GB"/>
                </w:rPr>
              </w:pPr>
              <w:hyperlink w:anchor="_Toc413235336" w:history="1">
                <w:r w:rsidR="0076393B" w:rsidRPr="0069344A">
                  <w:rPr>
                    <w:rStyle w:val="Hyperlink"/>
                    <w:noProof/>
                  </w:rPr>
                  <w:t>1.11</w:t>
                </w:r>
                <w:r w:rsidR="0076393B">
                  <w:rPr>
                    <w:noProof/>
                    <w:sz w:val="22"/>
                    <w:szCs w:val="22"/>
                    <w:lang w:eastAsia="en-GB"/>
                  </w:rPr>
                  <w:tab/>
                </w:r>
                <w:r w:rsidR="0076393B" w:rsidRPr="0069344A">
                  <w:rPr>
                    <w:rStyle w:val="Hyperlink"/>
                    <w:noProof/>
                  </w:rPr>
                  <w:t>Appraisal of potential solutions</w:t>
                </w:r>
                <w:r w:rsidR="0076393B">
                  <w:rPr>
                    <w:noProof/>
                    <w:webHidden/>
                  </w:rPr>
                  <w:tab/>
                </w:r>
                <w:r w:rsidR="0076393B">
                  <w:rPr>
                    <w:noProof/>
                    <w:webHidden/>
                  </w:rPr>
                  <w:fldChar w:fldCharType="begin"/>
                </w:r>
                <w:r w:rsidR="0076393B">
                  <w:rPr>
                    <w:noProof/>
                    <w:webHidden/>
                  </w:rPr>
                  <w:instrText xml:space="preserve"> PAGEREF _Toc413235336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6CAC3981" w14:textId="77777777" w:rsidR="0076393B" w:rsidRDefault="0080026F" w:rsidP="0093007A">
              <w:pPr>
                <w:pStyle w:val="TOC2"/>
                <w:rPr>
                  <w:noProof/>
                  <w:sz w:val="22"/>
                  <w:szCs w:val="22"/>
                  <w:lang w:eastAsia="en-GB"/>
                </w:rPr>
              </w:pPr>
              <w:hyperlink w:anchor="_Toc413235337" w:history="1">
                <w:r w:rsidR="0076393B" w:rsidRPr="0069344A">
                  <w:rPr>
                    <w:rStyle w:val="Hyperlink"/>
                    <w:noProof/>
                  </w:rPr>
                  <w:t>1.12</w:t>
                </w:r>
                <w:r w:rsidR="0076393B">
                  <w:rPr>
                    <w:noProof/>
                    <w:sz w:val="22"/>
                    <w:szCs w:val="22"/>
                    <w:lang w:eastAsia="en-GB"/>
                  </w:rPr>
                  <w:tab/>
                </w:r>
                <w:r w:rsidR="0076393B" w:rsidRPr="0069344A">
                  <w:rPr>
                    <w:rStyle w:val="Hyperlink"/>
                    <w:noProof/>
                  </w:rPr>
                  <w:t>Justification of chosen solution</w:t>
                </w:r>
                <w:r w:rsidR="0076393B">
                  <w:rPr>
                    <w:noProof/>
                    <w:webHidden/>
                  </w:rPr>
                  <w:tab/>
                </w:r>
                <w:r w:rsidR="0076393B">
                  <w:rPr>
                    <w:noProof/>
                    <w:webHidden/>
                  </w:rPr>
                  <w:fldChar w:fldCharType="begin"/>
                </w:r>
                <w:r w:rsidR="0076393B">
                  <w:rPr>
                    <w:noProof/>
                    <w:webHidden/>
                  </w:rPr>
                  <w:instrText xml:space="preserve"> PAGEREF _Toc413235337 \h </w:instrText>
                </w:r>
                <w:r w:rsidR="0076393B">
                  <w:rPr>
                    <w:noProof/>
                    <w:webHidden/>
                  </w:rPr>
                </w:r>
                <w:r w:rsidR="0076393B">
                  <w:rPr>
                    <w:noProof/>
                    <w:webHidden/>
                  </w:rPr>
                  <w:fldChar w:fldCharType="separate"/>
                </w:r>
                <w:r w:rsidR="0076393B">
                  <w:rPr>
                    <w:noProof/>
                    <w:webHidden/>
                  </w:rPr>
                  <w:t>12</w:t>
                </w:r>
                <w:r w:rsidR="0076393B">
                  <w:rPr>
                    <w:noProof/>
                    <w:webHidden/>
                  </w:rPr>
                  <w:fldChar w:fldCharType="end"/>
                </w:r>
              </w:hyperlink>
            </w:p>
            <w:p w14:paraId="2626EA73" w14:textId="77777777" w:rsidR="0076393B" w:rsidRDefault="0080026F" w:rsidP="00AB2089">
              <w:pPr>
                <w:pStyle w:val="TOC1"/>
                <w:rPr>
                  <w:noProof/>
                  <w:sz w:val="22"/>
                  <w:szCs w:val="22"/>
                  <w:lang w:eastAsia="en-GB"/>
                </w:rPr>
              </w:pPr>
              <w:hyperlink w:anchor="_Toc413235338" w:history="1">
                <w:r w:rsidR="0076393B" w:rsidRPr="0069344A">
                  <w:rPr>
                    <w:rStyle w:val="Hyperlink"/>
                    <w:noProof/>
                  </w:rPr>
                  <w:t>2</w:t>
                </w:r>
                <w:r w:rsidR="0076393B">
                  <w:rPr>
                    <w:noProof/>
                    <w:sz w:val="22"/>
                    <w:szCs w:val="22"/>
                    <w:lang w:eastAsia="en-GB"/>
                  </w:rPr>
                  <w:tab/>
                </w:r>
                <w:r w:rsidR="0076393B" w:rsidRPr="0069344A">
                  <w:rPr>
                    <w:rStyle w:val="Hyperlink"/>
                    <w:noProof/>
                  </w:rPr>
                  <w:t>Design</w:t>
                </w:r>
                <w:r w:rsidR="0076393B">
                  <w:rPr>
                    <w:noProof/>
                    <w:webHidden/>
                  </w:rPr>
                  <w:tab/>
                </w:r>
                <w:r w:rsidR="0076393B">
                  <w:rPr>
                    <w:noProof/>
                    <w:webHidden/>
                  </w:rPr>
                  <w:fldChar w:fldCharType="begin"/>
                </w:r>
                <w:r w:rsidR="0076393B">
                  <w:rPr>
                    <w:noProof/>
                    <w:webHidden/>
                  </w:rPr>
                  <w:instrText xml:space="preserve"> PAGEREF _Toc413235338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DFCF680" w14:textId="77777777" w:rsidR="0076393B" w:rsidRDefault="0080026F" w:rsidP="0093007A">
              <w:pPr>
                <w:pStyle w:val="TOC2"/>
                <w:rPr>
                  <w:noProof/>
                  <w:sz w:val="22"/>
                  <w:szCs w:val="22"/>
                  <w:lang w:eastAsia="en-GB"/>
                </w:rPr>
              </w:pPr>
              <w:hyperlink w:anchor="_Toc413235339" w:history="1">
                <w:r w:rsidR="0076393B" w:rsidRPr="0069344A">
                  <w:rPr>
                    <w:rStyle w:val="Hyperlink"/>
                    <w:noProof/>
                  </w:rPr>
                  <w:t>2.1</w:t>
                </w:r>
                <w:r w:rsidR="0076393B">
                  <w:rPr>
                    <w:noProof/>
                    <w:sz w:val="22"/>
                    <w:szCs w:val="22"/>
                    <w:lang w:eastAsia="en-GB"/>
                  </w:rPr>
                  <w:tab/>
                </w:r>
                <w:r w:rsidR="0076393B" w:rsidRPr="0069344A">
                  <w:rPr>
                    <w:rStyle w:val="Hyperlink"/>
                    <w:noProof/>
                  </w:rPr>
                  <w:t>Overall System Design</w:t>
                </w:r>
                <w:r w:rsidR="0076393B">
                  <w:rPr>
                    <w:noProof/>
                    <w:webHidden/>
                  </w:rPr>
                  <w:tab/>
                </w:r>
                <w:r w:rsidR="0076393B">
                  <w:rPr>
                    <w:noProof/>
                    <w:webHidden/>
                  </w:rPr>
                  <w:fldChar w:fldCharType="begin"/>
                </w:r>
                <w:r w:rsidR="0076393B">
                  <w:rPr>
                    <w:noProof/>
                    <w:webHidden/>
                  </w:rPr>
                  <w:instrText xml:space="preserve"> PAGEREF _Toc413235339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C89533C" w14:textId="77777777" w:rsidR="0076393B" w:rsidRDefault="0080026F" w:rsidP="0093007A">
              <w:pPr>
                <w:pStyle w:val="TOC2"/>
                <w:rPr>
                  <w:noProof/>
                  <w:sz w:val="22"/>
                  <w:szCs w:val="22"/>
                  <w:lang w:eastAsia="en-GB"/>
                </w:rPr>
              </w:pPr>
              <w:hyperlink w:anchor="_Toc413235340" w:history="1">
                <w:r w:rsidR="0076393B" w:rsidRPr="0069344A">
                  <w:rPr>
                    <w:rStyle w:val="Hyperlink"/>
                    <w:noProof/>
                  </w:rPr>
                  <w:t>2.2</w:t>
                </w:r>
                <w:r w:rsidR="0076393B">
                  <w:rPr>
                    <w:noProof/>
                    <w:sz w:val="22"/>
                    <w:szCs w:val="22"/>
                    <w:lang w:eastAsia="en-GB"/>
                  </w:rPr>
                  <w:tab/>
                </w:r>
                <w:r w:rsidR="0076393B" w:rsidRPr="0069344A">
                  <w:rPr>
                    <w:rStyle w:val="Hyperlink"/>
                    <w:noProof/>
                  </w:rPr>
                  <w:t>Modular Structure</w:t>
                </w:r>
                <w:r w:rsidR="0076393B">
                  <w:rPr>
                    <w:noProof/>
                    <w:webHidden/>
                  </w:rPr>
                  <w:tab/>
                </w:r>
                <w:r w:rsidR="0076393B">
                  <w:rPr>
                    <w:noProof/>
                    <w:webHidden/>
                  </w:rPr>
                  <w:fldChar w:fldCharType="begin"/>
                </w:r>
                <w:r w:rsidR="0076393B">
                  <w:rPr>
                    <w:noProof/>
                    <w:webHidden/>
                  </w:rPr>
                  <w:instrText xml:space="preserve"> PAGEREF _Toc413235340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B4AEA42" w14:textId="77777777" w:rsidR="0076393B" w:rsidRDefault="0080026F" w:rsidP="0093007A">
              <w:pPr>
                <w:pStyle w:val="TOC2"/>
                <w:rPr>
                  <w:noProof/>
                  <w:sz w:val="22"/>
                  <w:szCs w:val="22"/>
                  <w:lang w:eastAsia="en-GB"/>
                </w:rPr>
              </w:pPr>
              <w:hyperlink w:anchor="_Toc413235341" w:history="1">
                <w:r w:rsidR="0076393B" w:rsidRPr="0069344A">
                  <w:rPr>
                    <w:rStyle w:val="Hyperlink"/>
                    <w:noProof/>
                  </w:rPr>
                  <w:t>2.3</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_Toc413235341 \h </w:instrText>
                </w:r>
                <w:r w:rsidR="0076393B">
                  <w:rPr>
                    <w:noProof/>
                    <w:webHidden/>
                  </w:rPr>
                </w:r>
                <w:r w:rsidR="0076393B">
                  <w:rPr>
                    <w:noProof/>
                    <w:webHidden/>
                  </w:rPr>
                  <w:fldChar w:fldCharType="separate"/>
                </w:r>
                <w:r w:rsidR="0076393B">
                  <w:rPr>
                    <w:noProof/>
                    <w:webHidden/>
                  </w:rPr>
                  <w:t>2</w:t>
                </w:r>
                <w:r w:rsidR="0076393B">
                  <w:rPr>
                    <w:noProof/>
                    <w:webHidden/>
                  </w:rPr>
                  <w:fldChar w:fldCharType="end"/>
                </w:r>
              </w:hyperlink>
            </w:p>
            <w:p w14:paraId="7409A80F" w14:textId="77777777" w:rsidR="0076393B" w:rsidRDefault="0080026F" w:rsidP="0093007A">
              <w:pPr>
                <w:pStyle w:val="TOC2"/>
                <w:rPr>
                  <w:noProof/>
                  <w:sz w:val="22"/>
                  <w:szCs w:val="22"/>
                  <w:lang w:eastAsia="en-GB"/>
                </w:rPr>
              </w:pPr>
              <w:hyperlink w:anchor="_Toc413235342" w:history="1">
                <w:r w:rsidR="0076393B" w:rsidRPr="0069344A">
                  <w:rPr>
                    <w:rStyle w:val="Hyperlink"/>
                    <w:noProof/>
                  </w:rPr>
                  <w:t>2.4</w:t>
                </w:r>
                <w:r w:rsidR="0076393B">
                  <w:rPr>
                    <w:noProof/>
                    <w:sz w:val="22"/>
                    <w:szCs w:val="22"/>
                    <w:lang w:eastAsia="en-GB"/>
                  </w:rPr>
                  <w:tab/>
                </w:r>
                <w:r w:rsidR="0076393B" w:rsidRPr="0069344A">
                  <w:rPr>
                    <w:rStyle w:val="Hyperlink"/>
                    <w:noProof/>
                  </w:rPr>
                  <w:t>Class Structures</w:t>
                </w:r>
                <w:r w:rsidR="0076393B">
                  <w:rPr>
                    <w:noProof/>
                    <w:webHidden/>
                  </w:rPr>
                  <w:tab/>
                </w:r>
                <w:r w:rsidR="0076393B">
                  <w:rPr>
                    <w:noProof/>
                    <w:webHidden/>
                  </w:rPr>
                  <w:fldChar w:fldCharType="begin"/>
                </w:r>
                <w:r w:rsidR="0076393B">
                  <w:rPr>
                    <w:noProof/>
                    <w:webHidden/>
                  </w:rPr>
                  <w:instrText xml:space="preserve"> PAGEREF _Toc413235342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31814F98" w14:textId="77777777" w:rsidR="0076393B" w:rsidRDefault="0080026F" w:rsidP="0093007A">
              <w:pPr>
                <w:pStyle w:val="TOC2"/>
                <w:rPr>
                  <w:noProof/>
                  <w:sz w:val="22"/>
                  <w:szCs w:val="22"/>
                  <w:lang w:eastAsia="en-GB"/>
                </w:rPr>
              </w:pPr>
              <w:hyperlink w:anchor="_Toc413235343" w:history="1">
                <w:r w:rsidR="0076393B" w:rsidRPr="0069344A">
                  <w:rPr>
                    <w:rStyle w:val="Hyperlink"/>
                    <w:noProof/>
                  </w:rPr>
                  <w:t>2.5</w:t>
                </w:r>
                <w:r w:rsidR="0076393B">
                  <w:rPr>
                    <w:noProof/>
                    <w:sz w:val="22"/>
                    <w:szCs w:val="22"/>
                    <w:lang w:eastAsia="en-GB"/>
                  </w:rPr>
                  <w:tab/>
                </w:r>
                <w:r w:rsidR="0076393B" w:rsidRPr="0069344A">
                  <w:rPr>
                    <w:rStyle w:val="Hyperlink"/>
                    <w:noProof/>
                  </w:rPr>
                  <w:t>Input validations</w:t>
                </w:r>
                <w:r w:rsidR="0076393B">
                  <w:rPr>
                    <w:noProof/>
                    <w:webHidden/>
                  </w:rPr>
                  <w:tab/>
                </w:r>
                <w:r w:rsidR="0076393B">
                  <w:rPr>
                    <w:noProof/>
                    <w:webHidden/>
                  </w:rPr>
                  <w:fldChar w:fldCharType="begin"/>
                </w:r>
                <w:r w:rsidR="0076393B">
                  <w:rPr>
                    <w:noProof/>
                    <w:webHidden/>
                  </w:rPr>
                  <w:instrText xml:space="preserve"> PAGEREF _Toc413235343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8D755B5" w14:textId="77777777" w:rsidR="0076393B" w:rsidRDefault="0080026F" w:rsidP="0093007A">
              <w:pPr>
                <w:pStyle w:val="TOC2"/>
                <w:rPr>
                  <w:noProof/>
                  <w:sz w:val="22"/>
                  <w:szCs w:val="22"/>
                  <w:lang w:eastAsia="en-GB"/>
                </w:rPr>
              </w:pPr>
              <w:hyperlink w:anchor="_Toc413235344" w:history="1">
                <w:r w:rsidR="0076393B" w:rsidRPr="0069344A">
                  <w:rPr>
                    <w:rStyle w:val="Hyperlink"/>
                    <w:noProof/>
                  </w:rPr>
                  <w:t>2.6</w:t>
                </w:r>
                <w:r w:rsidR="0076393B">
                  <w:rPr>
                    <w:noProof/>
                    <w:sz w:val="22"/>
                    <w:szCs w:val="22"/>
                    <w:lang w:eastAsia="en-GB"/>
                  </w:rPr>
                  <w:tab/>
                </w:r>
                <w:r w:rsidR="0076393B" w:rsidRPr="0069344A">
                  <w:rPr>
                    <w:rStyle w:val="Hyperlink"/>
                    <w:noProof/>
                  </w:rPr>
                  <w:t>File organisation and processing</w:t>
                </w:r>
                <w:r w:rsidR="0076393B">
                  <w:rPr>
                    <w:noProof/>
                    <w:webHidden/>
                  </w:rPr>
                  <w:tab/>
                </w:r>
                <w:r w:rsidR="0076393B">
                  <w:rPr>
                    <w:noProof/>
                    <w:webHidden/>
                  </w:rPr>
                  <w:fldChar w:fldCharType="begin"/>
                </w:r>
                <w:r w:rsidR="0076393B">
                  <w:rPr>
                    <w:noProof/>
                    <w:webHidden/>
                  </w:rPr>
                  <w:instrText xml:space="preserve"> PAGEREF _Toc413235344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7FFD248" w14:textId="77777777" w:rsidR="0076393B" w:rsidRDefault="0080026F" w:rsidP="0093007A">
              <w:pPr>
                <w:pStyle w:val="TOC2"/>
                <w:rPr>
                  <w:noProof/>
                  <w:sz w:val="22"/>
                  <w:szCs w:val="22"/>
                  <w:lang w:eastAsia="en-GB"/>
                </w:rPr>
              </w:pPr>
              <w:hyperlink w:anchor="_Toc413235345" w:history="1">
                <w:r w:rsidR="0076393B" w:rsidRPr="0069344A">
                  <w:rPr>
                    <w:rStyle w:val="Hyperlink"/>
                    <w:noProof/>
                  </w:rPr>
                  <w:t>2.7</w:t>
                </w:r>
                <w:r w:rsidR="0076393B">
                  <w:rPr>
                    <w:noProof/>
                    <w:sz w:val="22"/>
                    <w:szCs w:val="22"/>
                    <w:lang w:eastAsia="en-GB"/>
                  </w:rPr>
                  <w:tab/>
                </w:r>
                <w:r w:rsidR="0076393B" w:rsidRPr="0069344A">
                  <w:rPr>
                    <w:rStyle w:val="Hyperlink"/>
                    <w:noProof/>
                  </w:rPr>
                  <w:t>Storage media and format</w:t>
                </w:r>
                <w:r w:rsidR="0076393B">
                  <w:rPr>
                    <w:noProof/>
                    <w:webHidden/>
                  </w:rPr>
                  <w:tab/>
                </w:r>
                <w:r w:rsidR="0076393B">
                  <w:rPr>
                    <w:noProof/>
                    <w:webHidden/>
                  </w:rPr>
                  <w:fldChar w:fldCharType="begin"/>
                </w:r>
                <w:r w:rsidR="0076393B">
                  <w:rPr>
                    <w:noProof/>
                    <w:webHidden/>
                  </w:rPr>
                  <w:instrText xml:space="preserve"> PAGEREF _Toc413235345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C32B93E" w14:textId="77777777" w:rsidR="0076393B" w:rsidRDefault="0080026F" w:rsidP="0093007A">
              <w:pPr>
                <w:pStyle w:val="TOC2"/>
                <w:rPr>
                  <w:noProof/>
                  <w:sz w:val="22"/>
                  <w:szCs w:val="22"/>
                  <w:lang w:eastAsia="en-GB"/>
                </w:rPr>
              </w:pPr>
              <w:hyperlink w:anchor="_Toc413235346" w:history="1">
                <w:r w:rsidR="0076393B" w:rsidRPr="0069344A">
                  <w:rPr>
                    <w:rStyle w:val="Hyperlink"/>
                    <w:noProof/>
                  </w:rPr>
                  <w:t>2.8</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_Toc413235346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0F97C5B" w14:textId="77777777" w:rsidR="0076393B" w:rsidRDefault="0080026F" w:rsidP="0093007A">
              <w:pPr>
                <w:pStyle w:val="TOC2"/>
                <w:rPr>
                  <w:noProof/>
                  <w:sz w:val="22"/>
                  <w:szCs w:val="22"/>
                  <w:lang w:eastAsia="en-GB"/>
                </w:rPr>
              </w:pPr>
              <w:hyperlink w:anchor="_Toc413235347" w:history="1">
                <w:r w:rsidR="0076393B" w:rsidRPr="0069344A">
                  <w:rPr>
                    <w:rStyle w:val="Hyperlink"/>
                    <w:noProof/>
                  </w:rPr>
                  <w:t>2.9</w:t>
                </w:r>
                <w:r w:rsidR="0076393B">
                  <w:rPr>
                    <w:noProof/>
                    <w:sz w:val="22"/>
                    <w:szCs w:val="22"/>
                    <w:lang w:eastAsia="en-GB"/>
                  </w:rPr>
                  <w:tab/>
                </w:r>
                <w:r w:rsidR="0076393B" w:rsidRPr="0069344A">
                  <w:rPr>
                    <w:rStyle w:val="Hyperlink"/>
                    <w:noProof/>
                  </w:rPr>
                  <w:t>User Interface Design</w:t>
                </w:r>
                <w:r w:rsidR="0076393B">
                  <w:rPr>
                    <w:noProof/>
                    <w:webHidden/>
                  </w:rPr>
                  <w:tab/>
                </w:r>
                <w:r w:rsidR="0076393B">
                  <w:rPr>
                    <w:noProof/>
                    <w:webHidden/>
                  </w:rPr>
                  <w:fldChar w:fldCharType="begin"/>
                </w:r>
                <w:r w:rsidR="0076393B">
                  <w:rPr>
                    <w:noProof/>
                    <w:webHidden/>
                  </w:rPr>
                  <w:instrText xml:space="preserve"> PAGEREF _Toc413235347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3E247A36" w14:textId="77777777" w:rsidR="0076393B" w:rsidRDefault="0080026F" w:rsidP="0093007A">
              <w:pPr>
                <w:pStyle w:val="TOC2"/>
                <w:rPr>
                  <w:noProof/>
                  <w:sz w:val="22"/>
                  <w:szCs w:val="22"/>
                  <w:lang w:eastAsia="en-GB"/>
                </w:rPr>
              </w:pPr>
              <w:hyperlink w:anchor="_Toc413235348" w:history="1">
                <w:r w:rsidR="0076393B" w:rsidRPr="0069344A">
                  <w:rPr>
                    <w:rStyle w:val="Hyperlink"/>
                    <w:noProof/>
                  </w:rPr>
                  <w:t>2.10</w:t>
                </w:r>
                <w:r w:rsidR="0076393B">
                  <w:rPr>
                    <w:noProof/>
                    <w:sz w:val="22"/>
                    <w:szCs w:val="22"/>
                    <w:lang w:eastAsia="en-GB"/>
                  </w:rPr>
                  <w:tab/>
                </w:r>
                <w:r w:rsidR="0076393B" w:rsidRPr="0069344A">
                  <w:rPr>
                    <w:rStyle w:val="Hyperlink"/>
                    <w:noProof/>
                  </w:rPr>
                  <w:t>Security and Integrity of Data</w:t>
                </w:r>
                <w:r w:rsidR="0076393B">
                  <w:rPr>
                    <w:noProof/>
                    <w:webHidden/>
                  </w:rPr>
                  <w:tab/>
                </w:r>
                <w:r w:rsidR="0076393B">
                  <w:rPr>
                    <w:noProof/>
                    <w:webHidden/>
                  </w:rPr>
                  <w:fldChar w:fldCharType="begin"/>
                </w:r>
                <w:r w:rsidR="0076393B">
                  <w:rPr>
                    <w:noProof/>
                    <w:webHidden/>
                  </w:rPr>
                  <w:instrText xml:space="preserve"> PAGEREF _Toc413235348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18714A94" w14:textId="77777777" w:rsidR="0076393B" w:rsidRDefault="0080026F" w:rsidP="0093007A">
              <w:pPr>
                <w:pStyle w:val="TOC2"/>
                <w:rPr>
                  <w:noProof/>
                  <w:sz w:val="22"/>
                  <w:szCs w:val="22"/>
                  <w:lang w:eastAsia="en-GB"/>
                </w:rPr>
              </w:pPr>
              <w:hyperlink w:anchor="_Toc413235349" w:history="1">
                <w:r w:rsidR="0076393B" w:rsidRPr="0069344A">
                  <w:rPr>
                    <w:rStyle w:val="Hyperlink"/>
                    <w:noProof/>
                  </w:rPr>
                  <w:t>2.11</w:t>
                </w:r>
                <w:r w:rsidR="0076393B">
                  <w:rPr>
                    <w:noProof/>
                    <w:sz w:val="22"/>
                    <w:szCs w:val="22"/>
                    <w:lang w:eastAsia="en-GB"/>
                  </w:rPr>
                  <w:tab/>
                </w:r>
                <w:r w:rsidR="0076393B" w:rsidRPr="0069344A">
                  <w:rPr>
                    <w:rStyle w:val="Hyperlink"/>
                    <w:noProof/>
                  </w:rPr>
                  <w:t>System Security</w:t>
                </w:r>
                <w:r w:rsidR="0076393B">
                  <w:rPr>
                    <w:noProof/>
                    <w:webHidden/>
                  </w:rPr>
                  <w:tab/>
                </w:r>
                <w:r w:rsidR="0076393B">
                  <w:rPr>
                    <w:noProof/>
                    <w:webHidden/>
                  </w:rPr>
                  <w:fldChar w:fldCharType="begin"/>
                </w:r>
                <w:r w:rsidR="0076393B">
                  <w:rPr>
                    <w:noProof/>
                    <w:webHidden/>
                  </w:rPr>
                  <w:instrText xml:space="preserve"> PAGEREF _Toc413235349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4D46C4E4" w14:textId="77777777" w:rsidR="0076393B" w:rsidRDefault="0080026F" w:rsidP="0093007A">
              <w:pPr>
                <w:pStyle w:val="TOC2"/>
                <w:rPr>
                  <w:noProof/>
                  <w:sz w:val="22"/>
                  <w:szCs w:val="22"/>
                  <w:lang w:eastAsia="en-GB"/>
                </w:rPr>
              </w:pPr>
              <w:hyperlink w:anchor="_Toc413235350" w:history="1">
                <w:r w:rsidR="0076393B" w:rsidRPr="0069344A">
                  <w:rPr>
                    <w:rStyle w:val="Hyperlink"/>
                    <w:noProof/>
                  </w:rPr>
                  <w:t>2.12</w:t>
                </w:r>
                <w:r w:rsidR="0076393B">
                  <w:rPr>
                    <w:noProof/>
                    <w:sz w:val="22"/>
                    <w:szCs w:val="22"/>
                    <w:lang w:eastAsia="en-GB"/>
                  </w:rPr>
                  <w:tab/>
                </w:r>
                <w:r w:rsidR="0076393B" w:rsidRPr="0069344A">
                  <w:rPr>
                    <w:rStyle w:val="Hyperlink"/>
                    <w:noProof/>
                  </w:rPr>
                  <w:t>Test Strategy</w:t>
                </w:r>
                <w:r w:rsidR="0076393B">
                  <w:rPr>
                    <w:noProof/>
                    <w:webHidden/>
                  </w:rPr>
                  <w:tab/>
                </w:r>
                <w:r w:rsidR="0076393B">
                  <w:rPr>
                    <w:noProof/>
                    <w:webHidden/>
                  </w:rPr>
                  <w:fldChar w:fldCharType="begin"/>
                </w:r>
                <w:r w:rsidR="0076393B">
                  <w:rPr>
                    <w:noProof/>
                    <w:webHidden/>
                  </w:rPr>
                  <w:instrText xml:space="preserve"> PAGEREF _Toc413235350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2EFC305A" w14:textId="77777777" w:rsidR="0076393B" w:rsidRDefault="0080026F" w:rsidP="00AB2089">
              <w:pPr>
                <w:pStyle w:val="TOC1"/>
                <w:rPr>
                  <w:noProof/>
                  <w:sz w:val="22"/>
                  <w:szCs w:val="22"/>
                  <w:lang w:eastAsia="en-GB"/>
                </w:rPr>
              </w:pPr>
              <w:hyperlink w:anchor="_Toc413235351" w:history="1">
                <w:r w:rsidR="0076393B" w:rsidRPr="0069344A">
                  <w:rPr>
                    <w:rStyle w:val="Hyperlink"/>
                    <w:noProof/>
                  </w:rPr>
                  <w:t>3</w:t>
                </w:r>
                <w:r w:rsidR="0076393B">
                  <w:rPr>
                    <w:noProof/>
                    <w:sz w:val="22"/>
                    <w:szCs w:val="22"/>
                    <w:lang w:eastAsia="en-GB"/>
                  </w:rPr>
                  <w:tab/>
                </w:r>
                <w:r w:rsidR="0076393B" w:rsidRPr="0069344A">
                  <w:rPr>
                    <w:rStyle w:val="Hyperlink"/>
                    <w:noProof/>
                  </w:rPr>
                  <w:t>System Testing</w:t>
                </w:r>
                <w:r w:rsidR="0076393B">
                  <w:rPr>
                    <w:noProof/>
                    <w:webHidden/>
                  </w:rPr>
                  <w:tab/>
                </w:r>
                <w:r w:rsidR="0076393B">
                  <w:rPr>
                    <w:noProof/>
                    <w:webHidden/>
                  </w:rPr>
                  <w:fldChar w:fldCharType="begin"/>
                </w:r>
                <w:r w:rsidR="0076393B">
                  <w:rPr>
                    <w:noProof/>
                    <w:webHidden/>
                  </w:rPr>
                  <w:instrText xml:space="preserve"> PAGEREF _Toc413235351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BD7B827" w14:textId="77777777" w:rsidR="0076393B" w:rsidRDefault="0080026F" w:rsidP="0093007A">
              <w:pPr>
                <w:pStyle w:val="TOC2"/>
                <w:rPr>
                  <w:noProof/>
                  <w:sz w:val="22"/>
                  <w:szCs w:val="22"/>
                  <w:lang w:eastAsia="en-GB"/>
                </w:rPr>
              </w:pPr>
              <w:hyperlink w:anchor="_Toc413235352" w:history="1">
                <w:r w:rsidR="0076393B" w:rsidRPr="0069344A">
                  <w:rPr>
                    <w:rStyle w:val="Hyperlink"/>
                    <w:noProof/>
                  </w:rPr>
                  <w:t>3.1</w:t>
                </w:r>
                <w:r w:rsidR="0076393B">
                  <w:rPr>
                    <w:noProof/>
                    <w:sz w:val="22"/>
                    <w:szCs w:val="22"/>
                    <w:lang w:eastAsia="en-GB"/>
                  </w:rPr>
                  <w:tab/>
                </w:r>
                <w:r w:rsidR="0076393B" w:rsidRPr="0069344A">
                  <w:rPr>
                    <w:rStyle w:val="Hyperlink"/>
                    <w:noProof/>
                  </w:rPr>
                  <w:t>Test Plan – Typical Data</w:t>
                </w:r>
                <w:r w:rsidR="0076393B">
                  <w:rPr>
                    <w:noProof/>
                    <w:webHidden/>
                  </w:rPr>
                  <w:tab/>
                </w:r>
                <w:r w:rsidR="0076393B">
                  <w:rPr>
                    <w:noProof/>
                    <w:webHidden/>
                  </w:rPr>
                  <w:fldChar w:fldCharType="begin"/>
                </w:r>
                <w:r w:rsidR="0076393B">
                  <w:rPr>
                    <w:noProof/>
                    <w:webHidden/>
                  </w:rPr>
                  <w:instrText xml:space="preserve"> PAGEREF _Toc413235352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3DC06046" w14:textId="77777777" w:rsidR="0076393B" w:rsidRDefault="0080026F" w:rsidP="0093007A">
              <w:pPr>
                <w:pStyle w:val="TOC2"/>
                <w:rPr>
                  <w:noProof/>
                  <w:sz w:val="22"/>
                  <w:szCs w:val="22"/>
                  <w:lang w:eastAsia="en-GB"/>
                </w:rPr>
              </w:pPr>
              <w:hyperlink w:anchor="_Toc413235353" w:history="1">
                <w:r w:rsidR="0076393B" w:rsidRPr="0069344A">
                  <w:rPr>
                    <w:rStyle w:val="Hyperlink"/>
                    <w:noProof/>
                  </w:rPr>
                  <w:t>3.2</w:t>
                </w:r>
                <w:r w:rsidR="0076393B">
                  <w:rPr>
                    <w:noProof/>
                    <w:sz w:val="22"/>
                    <w:szCs w:val="22"/>
                    <w:lang w:eastAsia="en-GB"/>
                  </w:rPr>
                  <w:tab/>
                </w:r>
                <w:r w:rsidR="0076393B" w:rsidRPr="0069344A">
                  <w:rPr>
                    <w:rStyle w:val="Hyperlink"/>
                    <w:noProof/>
                  </w:rPr>
                  <w:t>Test Plan – Erroneous Data</w:t>
                </w:r>
                <w:r w:rsidR="0076393B">
                  <w:rPr>
                    <w:noProof/>
                    <w:webHidden/>
                  </w:rPr>
                  <w:tab/>
                </w:r>
                <w:r w:rsidR="0076393B">
                  <w:rPr>
                    <w:noProof/>
                    <w:webHidden/>
                  </w:rPr>
                  <w:fldChar w:fldCharType="begin"/>
                </w:r>
                <w:r w:rsidR="0076393B">
                  <w:rPr>
                    <w:noProof/>
                    <w:webHidden/>
                  </w:rPr>
                  <w:instrText xml:space="preserve"> PAGEREF _Toc413235353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83A2870" w14:textId="77777777" w:rsidR="0076393B" w:rsidRDefault="0080026F" w:rsidP="0093007A">
              <w:pPr>
                <w:pStyle w:val="TOC2"/>
                <w:rPr>
                  <w:noProof/>
                  <w:sz w:val="22"/>
                  <w:szCs w:val="22"/>
                  <w:lang w:eastAsia="en-GB"/>
                </w:rPr>
              </w:pPr>
              <w:hyperlink w:anchor="_Toc413235354" w:history="1">
                <w:r w:rsidR="0076393B" w:rsidRPr="0069344A">
                  <w:rPr>
                    <w:rStyle w:val="Hyperlink"/>
                    <w:noProof/>
                  </w:rPr>
                  <w:t>3.3</w:t>
                </w:r>
                <w:r w:rsidR="0076393B">
                  <w:rPr>
                    <w:noProof/>
                    <w:sz w:val="22"/>
                    <w:szCs w:val="22"/>
                    <w:lang w:eastAsia="en-GB"/>
                  </w:rPr>
                  <w:tab/>
                </w:r>
                <w:r w:rsidR="0076393B" w:rsidRPr="0069344A">
                  <w:rPr>
                    <w:rStyle w:val="Hyperlink"/>
                    <w:noProof/>
                  </w:rPr>
                  <w:t>Test Plan – Boundary Data</w:t>
                </w:r>
                <w:r w:rsidR="0076393B">
                  <w:rPr>
                    <w:noProof/>
                    <w:webHidden/>
                  </w:rPr>
                  <w:tab/>
                </w:r>
                <w:r w:rsidR="0076393B">
                  <w:rPr>
                    <w:noProof/>
                    <w:webHidden/>
                  </w:rPr>
                  <w:fldChar w:fldCharType="begin"/>
                </w:r>
                <w:r w:rsidR="0076393B">
                  <w:rPr>
                    <w:noProof/>
                    <w:webHidden/>
                  </w:rPr>
                  <w:instrText xml:space="preserve"> PAGEREF _Toc413235354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0A2DFD59" w14:textId="77777777" w:rsidR="0076393B" w:rsidRDefault="0080026F" w:rsidP="0093007A">
              <w:pPr>
                <w:pStyle w:val="TOC2"/>
                <w:rPr>
                  <w:noProof/>
                  <w:sz w:val="22"/>
                  <w:szCs w:val="22"/>
                  <w:lang w:eastAsia="en-GB"/>
                </w:rPr>
              </w:pPr>
              <w:hyperlink w:anchor="_Toc413235355" w:history="1">
                <w:r w:rsidR="0076393B" w:rsidRPr="0069344A">
                  <w:rPr>
                    <w:rStyle w:val="Hyperlink"/>
                    <w:noProof/>
                  </w:rPr>
                  <w:t>3.4</w:t>
                </w:r>
                <w:r w:rsidR="0076393B">
                  <w:rPr>
                    <w:noProof/>
                    <w:sz w:val="22"/>
                    <w:szCs w:val="22"/>
                    <w:lang w:eastAsia="en-GB"/>
                  </w:rPr>
                  <w:tab/>
                </w:r>
                <w:r w:rsidR="0076393B" w:rsidRPr="0069344A">
                  <w:rPr>
                    <w:rStyle w:val="Hyperlink"/>
                    <w:noProof/>
                  </w:rPr>
                  <w:t>Test Plan – Volume Testing</w:t>
                </w:r>
                <w:r w:rsidR="0076393B">
                  <w:rPr>
                    <w:noProof/>
                    <w:webHidden/>
                  </w:rPr>
                  <w:tab/>
                </w:r>
                <w:r w:rsidR="0076393B">
                  <w:rPr>
                    <w:noProof/>
                    <w:webHidden/>
                  </w:rPr>
                  <w:fldChar w:fldCharType="begin"/>
                </w:r>
                <w:r w:rsidR="0076393B">
                  <w:rPr>
                    <w:noProof/>
                    <w:webHidden/>
                  </w:rPr>
                  <w:instrText xml:space="preserve"> PAGEREF _Toc413235355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215CFCB3" w14:textId="77777777" w:rsidR="0076393B" w:rsidRDefault="0080026F" w:rsidP="00AB2089">
              <w:pPr>
                <w:pStyle w:val="TOC1"/>
                <w:rPr>
                  <w:noProof/>
                  <w:sz w:val="22"/>
                  <w:szCs w:val="22"/>
                  <w:lang w:eastAsia="en-GB"/>
                </w:rPr>
              </w:pPr>
              <w:hyperlink w:anchor="_Toc413235356" w:history="1">
                <w:r w:rsidR="0076393B" w:rsidRPr="0069344A">
                  <w:rPr>
                    <w:rStyle w:val="Hyperlink"/>
                    <w:noProof/>
                  </w:rPr>
                  <w:t>4</w:t>
                </w:r>
                <w:r w:rsidR="0076393B">
                  <w:rPr>
                    <w:noProof/>
                    <w:sz w:val="22"/>
                    <w:szCs w:val="22"/>
                    <w:lang w:eastAsia="en-GB"/>
                  </w:rPr>
                  <w:tab/>
                </w:r>
                <w:r w:rsidR="0076393B" w:rsidRPr="0069344A">
                  <w:rPr>
                    <w:rStyle w:val="Hyperlink"/>
                    <w:noProof/>
                  </w:rPr>
                  <w:t>System Maintenance</w:t>
                </w:r>
                <w:r w:rsidR="0076393B">
                  <w:rPr>
                    <w:noProof/>
                    <w:webHidden/>
                  </w:rPr>
                  <w:tab/>
                </w:r>
                <w:r w:rsidR="0076393B">
                  <w:rPr>
                    <w:noProof/>
                    <w:webHidden/>
                  </w:rPr>
                  <w:fldChar w:fldCharType="begin"/>
                </w:r>
                <w:r w:rsidR="0076393B">
                  <w:rPr>
                    <w:noProof/>
                    <w:webHidden/>
                  </w:rPr>
                  <w:instrText xml:space="preserve"> PAGEREF _Toc413235356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7572FCE" w14:textId="77777777" w:rsidR="0076393B" w:rsidRDefault="0080026F" w:rsidP="0093007A">
              <w:pPr>
                <w:pStyle w:val="TOC2"/>
                <w:rPr>
                  <w:noProof/>
                  <w:sz w:val="22"/>
                  <w:szCs w:val="22"/>
                  <w:lang w:eastAsia="en-GB"/>
                </w:rPr>
              </w:pPr>
              <w:hyperlink w:anchor="_Toc413235357" w:history="1">
                <w:r w:rsidR="0076393B" w:rsidRPr="0069344A">
                  <w:rPr>
                    <w:rStyle w:val="Hyperlink"/>
                    <w:noProof/>
                  </w:rPr>
                  <w:t>4.1</w:t>
                </w:r>
                <w:r w:rsidR="0076393B">
                  <w:rPr>
                    <w:noProof/>
                    <w:sz w:val="22"/>
                    <w:szCs w:val="22"/>
                    <w:lang w:eastAsia="en-GB"/>
                  </w:rPr>
                  <w:tab/>
                </w:r>
                <w:r w:rsidR="0076393B" w:rsidRPr="0069344A">
                  <w:rPr>
                    <w:rStyle w:val="Hyperlink"/>
                    <w:noProof/>
                  </w:rPr>
                  <w:t>System Overview</w:t>
                </w:r>
                <w:r w:rsidR="0076393B">
                  <w:rPr>
                    <w:noProof/>
                    <w:webHidden/>
                  </w:rPr>
                  <w:tab/>
                </w:r>
                <w:r w:rsidR="0076393B">
                  <w:rPr>
                    <w:noProof/>
                    <w:webHidden/>
                  </w:rPr>
                  <w:fldChar w:fldCharType="begin"/>
                </w:r>
                <w:r w:rsidR="0076393B">
                  <w:rPr>
                    <w:noProof/>
                    <w:webHidden/>
                  </w:rPr>
                  <w:instrText xml:space="preserve"> PAGEREF _Toc413235357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36D19DF8" w14:textId="77777777" w:rsidR="0076393B" w:rsidRDefault="0080026F" w:rsidP="0093007A">
              <w:pPr>
                <w:pStyle w:val="TOC2"/>
                <w:rPr>
                  <w:noProof/>
                  <w:sz w:val="22"/>
                  <w:szCs w:val="22"/>
                  <w:lang w:eastAsia="en-GB"/>
                </w:rPr>
              </w:pPr>
              <w:hyperlink w:anchor="_Toc413235358" w:history="1">
                <w:r w:rsidR="0076393B" w:rsidRPr="0069344A">
                  <w:rPr>
                    <w:rStyle w:val="Hyperlink"/>
                    <w:noProof/>
                  </w:rPr>
                  <w:t>4.2</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_Toc413235358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22A60C69" w14:textId="77777777" w:rsidR="0076393B" w:rsidRDefault="0080026F" w:rsidP="0093007A">
              <w:pPr>
                <w:pStyle w:val="TOC2"/>
                <w:rPr>
                  <w:noProof/>
                  <w:sz w:val="22"/>
                  <w:szCs w:val="22"/>
                  <w:lang w:eastAsia="en-GB"/>
                </w:rPr>
              </w:pPr>
              <w:hyperlink w:anchor="_Toc413235359" w:history="1">
                <w:r w:rsidR="0076393B" w:rsidRPr="0069344A">
                  <w:rPr>
                    <w:rStyle w:val="Hyperlink"/>
                    <w:noProof/>
                  </w:rPr>
                  <w:t>4.3</w:t>
                </w:r>
                <w:r w:rsidR="0076393B">
                  <w:rPr>
                    <w:noProof/>
                    <w:sz w:val="22"/>
                    <w:szCs w:val="22"/>
                    <w:lang w:eastAsia="en-GB"/>
                  </w:rPr>
                  <w:tab/>
                </w:r>
                <w:r w:rsidR="0076393B" w:rsidRPr="0069344A">
                  <w:rPr>
                    <w:rStyle w:val="Hyperlink"/>
                    <w:noProof/>
                  </w:rPr>
                  <w:t>Procedure and variable lists</w:t>
                </w:r>
                <w:r w:rsidR="0076393B">
                  <w:rPr>
                    <w:noProof/>
                    <w:webHidden/>
                  </w:rPr>
                  <w:tab/>
                </w:r>
                <w:r w:rsidR="0076393B">
                  <w:rPr>
                    <w:noProof/>
                    <w:webHidden/>
                  </w:rPr>
                  <w:fldChar w:fldCharType="begin"/>
                </w:r>
                <w:r w:rsidR="0076393B">
                  <w:rPr>
                    <w:noProof/>
                    <w:webHidden/>
                  </w:rPr>
                  <w:instrText xml:space="preserve"> PAGEREF _Toc413235359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5736DF66" w14:textId="77777777" w:rsidR="0076393B" w:rsidRDefault="0080026F" w:rsidP="0093007A">
              <w:pPr>
                <w:pStyle w:val="TOC2"/>
                <w:rPr>
                  <w:noProof/>
                  <w:sz w:val="22"/>
                  <w:szCs w:val="22"/>
                  <w:lang w:eastAsia="en-GB"/>
                </w:rPr>
              </w:pPr>
              <w:hyperlink w:anchor="_Toc413235360" w:history="1">
                <w:r w:rsidR="0076393B" w:rsidRPr="0069344A">
                  <w:rPr>
                    <w:rStyle w:val="Hyperlink"/>
                    <w:noProof/>
                  </w:rPr>
                  <w:t>4.4</w:t>
                </w:r>
                <w:r w:rsidR="0076393B">
                  <w:rPr>
                    <w:noProof/>
                    <w:sz w:val="22"/>
                    <w:szCs w:val="22"/>
                    <w:lang w:eastAsia="en-GB"/>
                  </w:rPr>
                  <w:tab/>
                </w:r>
                <w:r w:rsidR="0076393B" w:rsidRPr="0069344A">
                  <w:rPr>
                    <w:rStyle w:val="Hyperlink"/>
                    <w:noProof/>
                  </w:rPr>
                  <w:t>Annotated listings / screens</w:t>
                </w:r>
                <w:r w:rsidR="0076393B">
                  <w:rPr>
                    <w:noProof/>
                    <w:webHidden/>
                  </w:rPr>
                  <w:tab/>
                </w:r>
                <w:r w:rsidR="0076393B">
                  <w:rPr>
                    <w:noProof/>
                    <w:webHidden/>
                  </w:rPr>
                  <w:fldChar w:fldCharType="begin"/>
                </w:r>
                <w:r w:rsidR="0076393B">
                  <w:rPr>
                    <w:noProof/>
                    <w:webHidden/>
                  </w:rPr>
                  <w:instrText xml:space="preserve"> PAGEREF _Toc413235360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6F25424A" w14:textId="77777777" w:rsidR="0076393B" w:rsidRDefault="0080026F" w:rsidP="0093007A">
              <w:pPr>
                <w:pStyle w:val="TOC2"/>
                <w:rPr>
                  <w:noProof/>
                  <w:sz w:val="22"/>
                  <w:szCs w:val="22"/>
                  <w:lang w:eastAsia="en-GB"/>
                </w:rPr>
              </w:pPr>
              <w:hyperlink w:anchor="_Toc413235361" w:history="1">
                <w:r w:rsidR="0076393B" w:rsidRPr="0069344A">
                  <w:rPr>
                    <w:rStyle w:val="Hyperlink"/>
                    <w:noProof/>
                  </w:rPr>
                  <w:t>4.5</w:t>
                </w:r>
                <w:r w:rsidR="0076393B">
                  <w:rPr>
                    <w:noProof/>
                    <w:sz w:val="22"/>
                    <w:szCs w:val="22"/>
                    <w:lang w:eastAsia="en-GB"/>
                  </w:rPr>
                  <w:tab/>
                </w:r>
                <w:r w:rsidR="0076393B" w:rsidRPr="0069344A">
                  <w:rPr>
                    <w:rStyle w:val="Hyperlink"/>
                    <w:noProof/>
                  </w:rPr>
                  <w:t>Database Definitions</w:t>
                </w:r>
                <w:r w:rsidR="0076393B">
                  <w:rPr>
                    <w:noProof/>
                    <w:webHidden/>
                  </w:rPr>
                  <w:tab/>
                </w:r>
                <w:r w:rsidR="0076393B">
                  <w:rPr>
                    <w:noProof/>
                    <w:webHidden/>
                  </w:rPr>
                  <w:fldChar w:fldCharType="begin"/>
                </w:r>
                <w:r w:rsidR="0076393B">
                  <w:rPr>
                    <w:noProof/>
                    <w:webHidden/>
                  </w:rPr>
                  <w:instrText xml:space="preserve"> PAGEREF _Toc413235361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36D02DA" w14:textId="77777777" w:rsidR="0076393B" w:rsidRDefault="0080026F" w:rsidP="0093007A">
              <w:pPr>
                <w:pStyle w:val="TOC2"/>
                <w:rPr>
                  <w:noProof/>
                  <w:sz w:val="22"/>
                  <w:szCs w:val="22"/>
                  <w:lang w:eastAsia="en-GB"/>
                </w:rPr>
              </w:pPr>
              <w:hyperlink w:anchor="_Toc413235362" w:history="1">
                <w:r w:rsidR="0076393B" w:rsidRPr="0069344A">
                  <w:rPr>
                    <w:rStyle w:val="Hyperlink"/>
                    <w:noProof/>
                  </w:rPr>
                  <w:t>4.6</w:t>
                </w:r>
                <w:r w:rsidR="0076393B">
                  <w:rPr>
                    <w:noProof/>
                    <w:sz w:val="22"/>
                    <w:szCs w:val="22"/>
                    <w:lang w:eastAsia="en-GB"/>
                  </w:rPr>
                  <w:tab/>
                </w:r>
                <w:r w:rsidR="0076393B" w:rsidRPr="0069344A">
                  <w:rPr>
                    <w:rStyle w:val="Hyperlink"/>
                    <w:noProof/>
                  </w:rPr>
                  <w:t>Forms / screens</w:t>
                </w:r>
                <w:r w:rsidR="0076393B">
                  <w:rPr>
                    <w:noProof/>
                    <w:webHidden/>
                  </w:rPr>
                  <w:tab/>
                </w:r>
                <w:r w:rsidR="0076393B">
                  <w:rPr>
                    <w:noProof/>
                    <w:webHidden/>
                  </w:rPr>
                  <w:fldChar w:fldCharType="begin"/>
                </w:r>
                <w:r w:rsidR="0076393B">
                  <w:rPr>
                    <w:noProof/>
                    <w:webHidden/>
                  </w:rPr>
                  <w:instrText xml:space="preserve"> PAGEREF _Toc413235362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8132351" w14:textId="77777777" w:rsidR="0076393B" w:rsidRDefault="0080026F" w:rsidP="00AB2089">
              <w:pPr>
                <w:pStyle w:val="TOC1"/>
                <w:rPr>
                  <w:noProof/>
                  <w:sz w:val="22"/>
                  <w:szCs w:val="22"/>
                  <w:lang w:eastAsia="en-GB"/>
                </w:rPr>
              </w:pPr>
              <w:hyperlink w:anchor="_Toc413235363" w:history="1">
                <w:r w:rsidR="0076393B" w:rsidRPr="0069344A">
                  <w:rPr>
                    <w:rStyle w:val="Hyperlink"/>
                    <w:noProof/>
                  </w:rPr>
                  <w:t>5</w:t>
                </w:r>
                <w:r w:rsidR="0076393B">
                  <w:rPr>
                    <w:noProof/>
                    <w:sz w:val="22"/>
                    <w:szCs w:val="22"/>
                    <w:lang w:eastAsia="en-GB"/>
                  </w:rPr>
                  <w:tab/>
                </w:r>
                <w:r w:rsidR="0076393B" w:rsidRPr="0069344A">
                  <w:rPr>
                    <w:rStyle w:val="Hyperlink"/>
                    <w:noProof/>
                  </w:rPr>
                  <w:t>User Manual</w:t>
                </w:r>
                <w:r w:rsidR="0076393B">
                  <w:rPr>
                    <w:noProof/>
                    <w:webHidden/>
                  </w:rPr>
                  <w:tab/>
                </w:r>
                <w:r w:rsidR="0076393B">
                  <w:rPr>
                    <w:noProof/>
                    <w:webHidden/>
                  </w:rPr>
                  <w:fldChar w:fldCharType="begin"/>
                </w:r>
                <w:r w:rsidR="0076393B">
                  <w:rPr>
                    <w:noProof/>
                    <w:webHidden/>
                  </w:rPr>
                  <w:instrText xml:space="preserve"> PAGEREF _Toc413235363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13E7DCA" w14:textId="77777777" w:rsidR="0076393B" w:rsidRDefault="0080026F" w:rsidP="0093007A">
              <w:pPr>
                <w:pStyle w:val="TOC2"/>
                <w:rPr>
                  <w:noProof/>
                  <w:sz w:val="22"/>
                  <w:szCs w:val="22"/>
                  <w:lang w:eastAsia="en-GB"/>
                </w:rPr>
              </w:pPr>
              <w:hyperlink w:anchor="_Toc413235364" w:history="1">
                <w:r w:rsidR="0076393B" w:rsidRPr="0069344A">
                  <w:rPr>
                    <w:rStyle w:val="Hyperlink"/>
                    <w:noProof/>
                  </w:rPr>
                  <w:t>5.1</w:t>
                </w:r>
                <w:r w:rsidR="0076393B">
                  <w:rPr>
                    <w:noProof/>
                    <w:sz w:val="22"/>
                    <w:szCs w:val="22"/>
                    <w:lang w:eastAsia="en-GB"/>
                  </w:rPr>
                  <w:tab/>
                </w:r>
                <w:r w:rsidR="0076393B" w:rsidRPr="0069344A">
                  <w:rPr>
                    <w:rStyle w:val="Hyperlink"/>
                    <w:noProof/>
                  </w:rPr>
                  <w:t>Contents page</w:t>
                </w:r>
                <w:r w:rsidR="0076393B">
                  <w:rPr>
                    <w:noProof/>
                    <w:webHidden/>
                  </w:rPr>
                  <w:tab/>
                </w:r>
                <w:r w:rsidR="0076393B">
                  <w:rPr>
                    <w:noProof/>
                    <w:webHidden/>
                  </w:rPr>
                  <w:fldChar w:fldCharType="begin"/>
                </w:r>
                <w:r w:rsidR="0076393B">
                  <w:rPr>
                    <w:noProof/>
                    <w:webHidden/>
                  </w:rPr>
                  <w:instrText xml:space="preserve"> PAGEREF _Toc413235364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356CA465" w14:textId="77777777" w:rsidR="0076393B" w:rsidRDefault="0080026F" w:rsidP="0093007A">
              <w:pPr>
                <w:pStyle w:val="TOC2"/>
                <w:rPr>
                  <w:noProof/>
                  <w:sz w:val="22"/>
                  <w:szCs w:val="22"/>
                  <w:lang w:eastAsia="en-GB"/>
                </w:rPr>
              </w:pPr>
              <w:hyperlink w:anchor="_Toc413235365" w:history="1">
                <w:r w:rsidR="0076393B" w:rsidRPr="0069344A">
                  <w:rPr>
                    <w:rStyle w:val="Hyperlink"/>
                    <w:noProof/>
                  </w:rPr>
                  <w:t>5.2</w:t>
                </w:r>
                <w:r w:rsidR="0076393B">
                  <w:rPr>
                    <w:noProof/>
                    <w:sz w:val="22"/>
                    <w:szCs w:val="22"/>
                    <w:lang w:eastAsia="en-GB"/>
                  </w:rPr>
                  <w:tab/>
                </w:r>
                <w:r w:rsidR="0076393B" w:rsidRPr="0069344A">
                  <w:rPr>
                    <w:rStyle w:val="Hyperlink"/>
                    <w:noProof/>
                  </w:rPr>
                  <w:t>Introduction</w:t>
                </w:r>
                <w:r w:rsidR="0076393B">
                  <w:rPr>
                    <w:noProof/>
                    <w:webHidden/>
                  </w:rPr>
                  <w:tab/>
                </w:r>
                <w:r w:rsidR="0076393B">
                  <w:rPr>
                    <w:noProof/>
                    <w:webHidden/>
                  </w:rPr>
                  <w:fldChar w:fldCharType="begin"/>
                </w:r>
                <w:r w:rsidR="0076393B">
                  <w:rPr>
                    <w:noProof/>
                    <w:webHidden/>
                  </w:rPr>
                  <w:instrText xml:space="preserve"> PAGEREF _Toc413235365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3EB93C1" w14:textId="77777777" w:rsidR="0076393B" w:rsidRDefault="0080026F" w:rsidP="0093007A">
              <w:pPr>
                <w:pStyle w:val="TOC2"/>
                <w:rPr>
                  <w:noProof/>
                  <w:sz w:val="22"/>
                  <w:szCs w:val="22"/>
                  <w:lang w:eastAsia="en-GB"/>
                </w:rPr>
              </w:pPr>
              <w:hyperlink w:anchor="_Toc413235366" w:history="1">
                <w:r w:rsidR="0076393B" w:rsidRPr="0069344A">
                  <w:rPr>
                    <w:rStyle w:val="Hyperlink"/>
                    <w:noProof/>
                  </w:rPr>
                  <w:t>5.3</w:t>
                </w:r>
                <w:r w:rsidR="0076393B">
                  <w:rPr>
                    <w:noProof/>
                    <w:sz w:val="22"/>
                    <w:szCs w:val="22"/>
                    <w:lang w:eastAsia="en-GB"/>
                  </w:rPr>
                  <w:tab/>
                </w:r>
                <w:r w:rsidR="0076393B" w:rsidRPr="0069344A">
                  <w:rPr>
                    <w:rStyle w:val="Hyperlink"/>
                    <w:noProof/>
                  </w:rPr>
                  <w:t>System Requirements</w:t>
                </w:r>
                <w:r w:rsidR="0076393B">
                  <w:rPr>
                    <w:noProof/>
                    <w:webHidden/>
                  </w:rPr>
                  <w:tab/>
                </w:r>
                <w:r w:rsidR="0076393B">
                  <w:rPr>
                    <w:noProof/>
                    <w:webHidden/>
                  </w:rPr>
                  <w:fldChar w:fldCharType="begin"/>
                </w:r>
                <w:r w:rsidR="0076393B">
                  <w:rPr>
                    <w:noProof/>
                    <w:webHidden/>
                  </w:rPr>
                  <w:instrText xml:space="preserve"> PAGEREF _Toc413235366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1F901D85" w14:textId="77777777" w:rsidR="0076393B" w:rsidRDefault="0080026F" w:rsidP="0093007A">
              <w:pPr>
                <w:pStyle w:val="TOC2"/>
                <w:rPr>
                  <w:noProof/>
                  <w:sz w:val="22"/>
                  <w:szCs w:val="22"/>
                  <w:lang w:eastAsia="en-GB"/>
                </w:rPr>
              </w:pPr>
              <w:hyperlink w:anchor="_Toc413235367" w:history="1">
                <w:r w:rsidR="0076393B" w:rsidRPr="0069344A">
                  <w:rPr>
                    <w:rStyle w:val="Hyperlink"/>
                    <w:noProof/>
                  </w:rPr>
                  <w:t>5.4</w:t>
                </w:r>
                <w:r w:rsidR="0076393B">
                  <w:rPr>
                    <w:noProof/>
                    <w:sz w:val="22"/>
                    <w:szCs w:val="22"/>
                    <w:lang w:eastAsia="en-GB"/>
                  </w:rPr>
                  <w:tab/>
                </w:r>
                <w:r w:rsidR="0076393B" w:rsidRPr="0069344A">
                  <w:rPr>
                    <w:rStyle w:val="Hyperlink"/>
                    <w:noProof/>
                  </w:rPr>
                  <w:t>Installation</w:t>
                </w:r>
                <w:r w:rsidR="0076393B">
                  <w:rPr>
                    <w:noProof/>
                    <w:webHidden/>
                  </w:rPr>
                  <w:tab/>
                </w:r>
                <w:r w:rsidR="0076393B">
                  <w:rPr>
                    <w:noProof/>
                    <w:webHidden/>
                  </w:rPr>
                  <w:fldChar w:fldCharType="begin"/>
                </w:r>
                <w:r w:rsidR="0076393B">
                  <w:rPr>
                    <w:noProof/>
                    <w:webHidden/>
                  </w:rPr>
                  <w:instrText xml:space="preserve"> PAGEREF _Toc413235367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76C938F3" w14:textId="77777777" w:rsidR="0076393B" w:rsidRDefault="0080026F" w:rsidP="0093007A">
              <w:pPr>
                <w:pStyle w:val="TOC2"/>
                <w:rPr>
                  <w:noProof/>
                  <w:sz w:val="22"/>
                  <w:szCs w:val="22"/>
                  <w:lang w:eastAsia="en-GB"/>
                </w:rPr>
              </w:pPr>
              <w:hyperlink w:anchor="_Toc413235368" w:history="1">
                <w:r w:rsidR="0076393B" w:rsidRPr="0069344A">
                  <w:rPr>
                    <w:rStyle w:val="Hyperlink"/>
                    <w:noProof/>
                  </w:rPr>
                  <w:t>5.5</w:t>
                </w:r>
                <w:r w:rsidR="0076393B">
                  <w:rPr>
                    <w:noProof/>
                    <w:sz w:val="22"/>
                    <w:szCs w:val="22"/>
                    <w:lang w:eastAsia="en-GB"/>
                  </w:rPr>
                  <w:tab/>
                </w:r>
                <w:r w:rsidR="0076393B" w:rsidRPr="0069344A">
                  <w:rPr>
                    <w:rStyle w:val="Hyperlink"/>
                    <w:noProof/>
                  </w:rPr>
                  <w:t>Using the system</w:t>
                </w:r>
                <w:r w:rsidR="0076393B">
                  <w:rPr>
                    <w:noProof/>
                    <w:webHidden/>
                  </w:rPr>
                  <w:tab/>
                </w:r>
                <w:r w:rsidR="0076393B">
                  <w:rPr>
                    <w:noProof/>
                    <w:webHidden/>
                  </w:rPr>
                  <w:fldChar w:fldCharType="begin"/>
                </w:r>
                <w:r w:rsidR="0076393B">
                  <w:rPr>
                    <w:noProof/>
                    <w:webHidden/>
                  </w:rPr>
                  <w:instrText xml:space="preserve"> PAGEREF _Toc413235368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09AC6FA" w14:textId="77777777" w:rsidR="0076393B" w:rsidRDefault="0080026F" w:rsidP="0093007A">
              <w:pPr>
                <w:pStyle w:val="TOC2"/>
                <w:rPr>
                  <w:noProof/>
                  <w:sz w:val="22"/>
                  <w:szCs w:val="22"/>
                  <w:lang w:eastAsia="en-GB"/>
                </w:rPr>
              </w:pPr>
              <w:hyperlink w:anchor="_Toc413235369" w:history="1">
                <w:r w:rsidR="0076393B" w:rsidRPr="0069344A">
                  <w:rPr>
                    <w:rStyle w:val="Hyperlink"/>
                    <w:noProof/>
                  </w:rPr>
                  <w:t>5.6</w:t>
                </w:r>
                <w:r w:rsidR="0076393B">
                  <w:rPr>
                    <w:noProof/>
                    <w:sz w:val="22"/>
                    <w:szCs w:val="22"/>
                    <w:lang w:eastAsia="en-GB"/>
                  </w:rPr>
                  <w:tab/>
                </w:r>
                <w:r w:rsidR="0076393B" w:rsidRPr="0069344A">
                  <w:rPr>
                    <w:rStyle w:val="Hyperlink"/>
                    <w:noProof/>
                  </w:rPr>
                  <w:t>Error Handling</w:t>
                </w:r>
                <w:r w:rsidR="0076393B">
                  <w:rPr>
                    <w:noProof/>
                    <w:webHidden/>
                  </w:rPr>
                  <w:tab/>
                </w:r>
                <w:r w:rsidR="0076393B">
                  <w:rPr>
                    <w:noProof/>
                    <w:webHidden/>
                  </w:rPr>
                  <w:fldChar w:fldCharType="begin"/>
                </w:r>
                <w:r w:rsidR="0076393B">
                  <w:rPr>
                    <w:noProof/>
                    <w:webHidden/>
                  </w:rPr>
                  <w:instrText xml:space="preserve"> PAGEREF _Toc413235369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CD032AB" w14:textId="77777777" w:rsidR="0076393B" w:rsidRDefault="0080026F" w:rsidP="00AB2089">
              <w:pPr>
                <w:pStyle w:val="TOC1"/>
                <w:rPr>
                  <w:noProof/>
                  <w:sz w:val="22"/>
                  <w:szCs w:val="22"/>
                  <w:lang w:eastAsia="en-GB"/>
                </w:rPr>
              </w:pPr>
              <w:hyperlink w:anchor="_Toc413235370" w:history="1">
                <w:r w:rsidR="0076393B" w:rsidRPr="0069344A">
                  <w:rPr>
                    <w:rStyle w:val="Hyperlink"/>
                    <w:noProof/>
                  </w:rPr>
                  <w:t>6</w:t>
                </w:r>
                <w:r w:rsidR="0076393B">
                  <w:rPr>
                    <w:noProof/>
                    <w:sz w:val="22"/>
                    <w:szCs w:val="22"/>
                    <w:lang w:eastAsia="en-GB"/>
                  </w:rPr>
                  <w:tab/>
                </w:r>
                <w:r w:rsidR="0076393B" w:rsidRPr="0069344A">
                  <w:rPr>
                    <w:rStyle w:val="Hyperlink"/>
                    <w:noProof/>
                  </w:rPr>
                  <w:t>Evaluation</w:t>
                </w:r>
                <w:r w:rsidR="0076393B">
                  <w:rPr>
                    <w:noProof/>
                    <w:webHidden/>
                  </w:rPr>
                  <w:tab/>
                </w:r>
                <w:r w:rsidR="0076393B">
                  <w:rPr>
                    <w:noProof/>
                    <w:webHidden/>
                  </w:rPr>
                  <w:fldChar w:fldCharType="begin"/>
                </w:r>
                <w:r w:rsidR="0076393B">
                  <w:rPr>
                    <w:noProof/>
                    <w:webHidden/>
                  </w:rPr>
                  <w:instrText xml:space="preserve"> PAGEREF _Toc413235370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A34BFC3" w14:textId="77777777" w:rsidR="0076393B" w:rsidRDefault="0080026F" w:rsidP="0093007A">
              <w:pPr>
                <w:pStyle w:val="TOC2"/>
                <w:rPr>
                  <w:noProof/>
                  <w:sz w:val="22"/>
                  <w:szCs w:val="22"/>
                  <w:lang w:eastAsia="en-GB"/>
                </w:rPr>
              </w:pPr>
              <w:hyperlink w:anchor="_Toc413235371" w:history="1">
                <w:r w:rsidR="0076393B" w:rsidRPr="0069344A">
                  <w:rPr>
                    <w:rStyle w:val="Hyperlink"/>
                    <w:noProof/>
                  </w:rPr>
                  <w:t>6.1</w:t>
                </w:r>
                <w:r w:rsidR="0076393B">
                  <w:rPr>
                    <w:noProof/>
                    <w:sz w:val="22"/>
                    <w:szCs w:val="22"/>
                    <w:lang w:eastAsia="en-GB"/>
                  </w:rPr>
                  <w:tab/>
                </w:r>
                <w:r w:rsidR="0076393B" w:rsidRPr="0069344A">
                  <w:rPr>
                    <w:rStyle w:val="Hyperlink"/>
                    <w:noProof/>
                  </w:rPr>
                  <w:t>Project Performance against Project Objectives</w:t>
                </w:r>
                <w:r w:rsidR="0076393B">
                  <w:rPr>
                    <w:noProof/>
                    <w:webHidden/>
                  </w:rPr>
                  <w:tab/>
                </w:r>
                <w:r w:rsidR="0076393B">
                  <w:rPr>
                    <w:noProof/>
                    <w:webHidden/>
                  </w:rPr>
                  <w:fldChar w:fldCharType="begin"/>
                </w:r>
                <w:r w:rsidR="0076393B">
                  <w:rPr>
                    <w:noProof/>
                    <w:webHidden/>
                  </w:rPr>
                  <w:instrText xml:space="preserve"> PAGEREF _Toc413235371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4AD5636" w14:textId="77777777" w:rsidR="0076393B" w:rsidRDefault="0080026F" w:rsidP="0093007A">
              <w:pPr>
                <w:pStyle w:val="TOC2"/>
                <w:rPr>
                  <w:noProof/>
                  <w:sz w:val="22"/>
                  <w:szCs w:val="22"/>
                  <w:lang w:eastAsia="en-GB"/>
                </w:rPr>
              </w:pPr>
              <w:hyperlink w:anchor="_Toc413235372" w:history="1">
                <w:r w:rsidR="0076393B" w:rsidRPr="0069344A">
                  <w:rPr>
                    <w:rStyle w:val="Hyperlink"/>
                    <w:noProof/>
                  </w:rPr>
                  <w:t>6.2</w:t>
                </w:r>
                <w:r w:rsidR="0076393B">
                  <w:rPr>
                    <w:noProof/>
                    <w:sz w:val="22"/>
                    <w:szCs w:val="22"/>
                    <w:lang w:eastAsia="en-GB"/>
                  </w:rPr>
                  <w:tab/>
                </w:r>
                <w:r w:rsidR="0076393B" w:rsidRPr="0069344A">
                  <w:rPr>
                    <w:rStyle w:val="Hyperlink"/>
                    <w:noProof/>
                  </w:rPr>
                  <w:t>Client/ User Feedback</w:t>
                </w:r>
                <w:r w:rsidR="0076393B">
                  <w:rPr>
                    <w:noProof/>
                    <w:webHidden/>
                  </w:rPr>
                  <w:tab/>
                </w:r>
                <w:r w:rsidR="0076393B">
                  <w:rPr>
                    <w:noProof/>
                    <w:webHidden/>
                  </w:rPr>
                  <w:fldChar w:fldCharType="begin"/>
                </w:r>
                <w:r w:rsidR="0076393B">
                  <w:rPr>
                    <w:noProof/>
                    <w:webHidden/>
                  </w:rPr>
                  <w:instrText xml:space="preserve"> PAGEREF _Toc413235372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8D11C34" w14:textId="77777777" w:rsidR="0076393B" w:rsidRDefault="0080026F" w:rsidP="0093007A">
              <w:pPr>
                <w:pStyle w:val="TOC2"/>
                <w:rPr>
                  <w:noProof/>
                  <w:sz w:val="22"/>
                  <w:szCs w:val="22"/>
                  <w:lang w:eastAsia="en-GB"/>
                </w:rPr>
              </w:pPr>
              <w:hyperlink w:anchor="_Toc413235373" w:history="1">
                <w:r w:rsidR="0076393B" w:rsidRPr="0069344A">
                  <w:rPr>
                    <w:rStyle w:val="Hyperlink"/>
                    <w:noProof/>
                  </w:rPr>
                  <w:t>6.3</w:t>
                </w:r>
                <w:r w:rsidR="0076393B">
                  <w:rPr>
                    <w:noProof/>
                    <w:sz w:val="22"/>
                    <w:szCs w:val="22"/>
                    <w:lang w:eastAsia="en-GB"/>
                  </w:rPr>
                  <w:tab/>
                </w:r>
                <w:r w:rsidR="0076393B" w:rsidRPr="0069344A">
                  <w:rPr>
                    <w:rStyle w:val="Hyperlink"/>
                    <w:noProof/>
                  </w:rPr>
                  <w:t>Project Extensions</w:t>
                </w:r>
                <w:r w:rsidR="0076393B">
                  <w:rPr>
                    <w:noProof/>
                    <w:webHidden/>
                  </w:rPr>
                  <w:tab/>
                </w:r>
                <w:r w:rsidR="0076393B">
                  <w:rPr>
                    <w:noProof/>
                    <w:webHidden/>
                  </w:rPr>
                  <w:fldChar w:fldCharType="begin"/>
                </w:r>
                <w:r w:rsidR="0076393B">
                  <w:rPr>
                    <w:noProof/>
                    <w:webHidden/>
                  </w:rPr>
                  <w:instrText xml:space="preserve"> PAGEREF _Toc413235373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933AE69" w14:textId="77777777" w:rsidR="0076393B" w:rsidRDefault="0080026F" w:rsidP="0093007A">
              <w:pPr>
                <w:pStyle w:val="TOC2"/>
                <w:rPr>
                  <w:noProof/>
                  <w:sz w:val="22"/>
                  <w:szCs w:val="22"/>
                  <w:lang w:eastAsia="en-GB"/>
                </w:rPr>
              </w:pPr>
              <w:hyperlink w:anchor="_Toc413235374" w:history="1">
                <w:r w:rsidR="0076393B" w:rsidRPr="0069344A">
                  <w:rPr>
                    <w:rStyle w:val="Hyperlink"/>
                    <w:noProof/>
                  </w:rPr>
                  <w:t>6.4</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_Toc413235374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4EB6E2D6" w14:textId="77777777" w:rsidR="0076393B" w:rsidRDefault="0080026F" w:rsidP="0093007A">
              <w:pPr>
                <w:pStyle w:val="TOC2"/>
                <w:rPr>
                  <w:noProof/>
                  <w:sz w:val="22"/>
                  <w:szCs w:val="22"/>
                  <w:lang w:eastAsia="en-GB"/>
                </w:rPr>
              </w:pPr>
              <w:hyperlink w:anchor="_Toc413235375" w:history="1">
                <w:r w:rsidR="0076393B" w:rsidRPr="0069344A">
                  <w:rPr>
                    <w:rStyle w:val="Hyperlink"/>
                    <w:noProof/>
                  </w:rPr>
                  <w:t>6.5</w:t>
                </w:r>
                <w:r w:rsidR="0076393B">
                  <w:rPr>
                    <w:noProof/>
                    <w:sz w:val="22"/>
                    <w:szCs w:val="22"/>
                    <w:lang w:eastAsia="en-GB"/>
                  </w:rPr>
                  <w:tab/>
                </w:r>
                <w:r w:rsidR="0076393B" w:rsidRPr="0069344A">
                  <w:rPr>
                    <w:rStyle w:val="Hyperlink"/>
                    <w:noProof/>
                  </w:rPr>
                  <w:t>Interview Transcripts</w:t>
                </w:r>
                <w:r w:rsidR="0076393B">
                  <w:rPr>
                    <w:noProof/>
                    <w:webHidden/>
                  </w:rPr>
                  <w:tab/>
                </w:r>
                <w:r w:rsidR="0076393B">
                  <w:rPr>
                    <w:noProof/>
                    <w:webHidden/>
                  </w:rPr>
                  <w:fldChar w:fldCharType="begin"/>
                </w:r>
                <w:r w:rsidR="0076393B">
                  <w:rPr>
                    <w:noProof/>
                    <w:webHidden/>
                  </w:rPr>
                  <w:instrText xml:space="preserve"> PAGEREF _Toc413235375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9290CC6" w14:textId="77777777" w:rsidR="0076393B" w:rsidRDefault="0080026F" w:rsidP="0093007A">
              <w:pPr>
                <w:pStyle w:val="TOC2"/>
                <w:rPr>
                  <w:noProof/>
                  <w:sz w:val="22"/>
                  <w:szCs w:val="22"/>
                  <w:lang w:eastAsia="en-GB"/>
                </w:rPr>
              </w:pPr>
              <w:hyperlink w:anchor="_Toc413235376" w:history="1">
                <w:r w:rsidR="0076393B" w:rsidRPr="0069344A">
                  <w:rPr>
                    <w:rStyle w:val="Hyperlink"/>
                    <w:noProof/>
                  </w:rPr>
                  <w:t>6.6</w:t>
                </w:r>
                <w:r w:rsidR="0076393B">
                  <w:rPr>
                    <w:noProof/>
                    <w:sz w:val="22"/>
                    <w:szCs w:val="22"/>
                    <w:lang w:eastAsia="en-GB"/>
                  </w:rPr>
                  <w:tab/>
                </w:r>
                <w:r w:rsidR="0076393B" w:rsidRPr="0069344A">
                  <w:rPr>
                    <w:rStyle w:val="Hyperlink"/>
                    <w:noProof/>
                  </w:rPr>
                  <w:t>Summary of Questionnaires</w:t>
                </w:r>
                <w:r w:rsidR="0076393B">
                  <w:rPr>
                    <w:noProof/>
                    <w:webHidden/>
                  </w:rPr>
                  <w:tab/>
                </w:r>
                <w:r w:rsidR="0076393B">
                  <w:rPr>
                    <w:noProof/>
                    <w:webHidden/>
                  </w:rPr>
                  <w:fldChar w:fldCharType="begin"/>
                </w:r>
                <w:r w:rsidR="0076393B">
                  <w:rPr>
                    <w:noProof/>
                    <w:webHidden/>
                  </w:rPr>
                  <w:instrText xml:space="preserve"> PAGEREF _Toc413235376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16DBEA63" w14:textId="77777777" w:rsidR="0076393B" w:rsidRDefault="0080026F" w:rsidP="0093007A">
              <w:pPr>
                <w:pStyle w:val="TOC2"/>
                <w:rPr>
                  <w:noProof/>
                  <w:sz w:val="22"/>
                  <w:szCs w:val="22"/>
                  <w:lang w:eastAsia="en-GB"/>
                </w:rPr>
              </w:pPr>
              <w:hyperlink w:anchor="_Toc413235377" w:history="1">
                <w:r w:rsidR="0076393B" w:rsidRPr="0069344A">
                  <w:rPr>
                    <w:rStyle w:val="Hyperlink"/>
                    <w:noProof/>
                  </w:rPr>
                  <w:t>6.7</w:t>
                </w:r>
                <w:r w:rsidR="0076393B">
                  <w:rPr>
                    <w:noProof/>
                    <w:sz w:val="22"/>
                    <w:szCs w:val="22"/>
                    <w:lang w:eastAsia="en-GB"/>
                  </w:rPr>
                  <w:tab/>
                </w:r>
                <w:r w:rsidR="0076393B" w:rsidRPr="0069344A">
                  <w:rPr>
                    <w:rStyle w:val="Hyperlink"/>
                    <w:noProof/>
                  </w:rPr>
                  <w:t>Original documents of system</w:t>
                </w:r>
                <w:r w:rsidR="0076393B">
                  <w:rPr>
                    <w:noProof/>
                    <w:webHidden/>
                  </w:rPr>
                  <w:tab/>
                </w:r>
                <w:r w:rsidR="0076393B">
                  <w:rPr>
                    <w:noProof/>
                    <w:webHidden/>
                  </w:rPr>
                  <w:fldChar w:fldCharType="begin"/>
                </w:r>
                <w:r w:rsidR="0076393B">
                  <w:rPr>
                    <w:noProof/>
                    <w:webHidden/>
                  </w:rPr>
                  <w:instrText xml:space="preserve"> PAGEREF _Toc413235377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DBBA55F" w14:textId="77777777" w:rsidR="0076393B" w:rsidRDefault="0080026F" w:rsidP="0093007A">
              <w:pPr>
                <w:pStyle w:val="TOC2"/>
                <w:rPr>
                  <w:noProof/>
                  <w:sz w:val="22"/>
                  <w:szCs w:val="22"/>
                  <w:lang w:eastAsia="en-GB"/>
                </w:rPr>
              </w:pPr>
              <w:hyperlink w:anchor="_Toc413235378" w:history="1">
                <w:r w:rsidR="0076393B" w:rsidRPr="0069344A">
                  <w:rPr>
                    <w:rStyle w:val="Hyperlink"/>
                    <w:noProof/>
                  </w:rPr>
                  <w:t>6.8</w:t>
                </w:r>
                <w:r w:rsidR="0076393B">
                  <w:rPr>
                    <w:noProof/>
                    <w:sz w:val="22"/>
                    <w:szCs w:val="22"/>
                    <w:lang w:eastAsia="en-GB"/>
                  </w:rPr>
                  <w:tab/>
                </w:r>
                <w:r w:rsidR="0076393B" w:rsidRPr="0069344A">
                  <w:rPr>
                    <w:rStyle w:val="Hyperlink"/>
                    <w:noProof/>
                  </w:rPr>
                  <w:t>Program listing</w:t>
                </w:r>
                <w:r w:rsidR="0076393B">
                  <w:rPr>
                    <w:noProof/>
                    <w:webHidden/>
                  </w:rPr>
                  <w:tab/>
                </w:r>
                <w:r w:rsidR="0076393B">
                  <w:rPr>
                    <w:noProof/>
                    <w:webHidden/>
                  </w:rPr>
                  <w:fldChar w:fldCharType="begin"/>
                </w:r>
                <w:r w:rsidR="0076393B">
                  <w:rPr>
                    <w:noProof/>
                    <w:webHidden/>
                  </w:rPr>
                  <w:instrText xml:space="preserve"> PAGEREF _Toc413235378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2C3D2F9" w14:textId="77777777" w:rsidR="0076393B" w:rsidRDefault="0080026F" w:rsidP="0093007A">
              <w:pPr>
                <w:pStyle w:val="TOC2"/>
                <w:rPr>
                  <w:noProof/>
                  <w:sz w:val="22"/>
                  <w:szCs w:val="22"/>
                  <w:lang w:eastAsia="en-GB"/>
                </w:rPr>
              </w:pPr>
              <w:hyperlink w:anchor="_Toc413235379" w:history="1">
                <w:r w:rsidR="0076393B" w:rsidRPr="0069344A">
                  <w:rPr>
                    <w:rStyle w:val="Hyperlink"/>
                    <w:noProof/>
                  </w:rPr>
                  <w:t>6.9</w:t>
                </w:r>
                <w:r w:rsidR="0076393B">
                  <w:rPr>
                    <w:noProof/>
                    <w:sz w:val="22"/>
                    <w:szCs w:val="22"/>
                    <w:lang w:eastAsia="en-GB"/>
                  </w:rPr>
                  <w:tab/>
                </w:r>
                <w:r w:rsidR="0076393B" w:rsidRPr="0069344A">
                  <w:rPr>
                    <w:rStyle w:val="Hyperlink"/>
                    <w:noProof/>
                  </w:rPr>
                  <w:t>Test data</w:t>
                </w:r>
                <w:r w:rsidR="0076393B">
                  <w:rPr>
                    <w:noProof/>
                    <w:webHidden/>
                  </w:rPr>
                  <w:tab/>
                </w:r>
                <w:r w:rsidR="0076393B">
                  <w:rPr>
                    <w:noProof/>
                    <w:webHidden/>
                  </w:rPr>
                  <w:fldChar w:fldCharType="begin"/>
                </w:r>
                <w:r w:rsidR="0076393B">
                  <w:rPr>
                    <w:noProof/>
                    <w:webHidden/>
                  </w:rPr>
                  <w:instrText xml:space="preserve"> PAGEREF _Toc413235379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D8193C4" w14:textId="77777777" w:rsidR="0076393B" w:rsidRDefault="0080026F" w:rsidP="00AB2089">
              <w:pPr>
                <w:pStyle w:val="TOC1"/>
                <w:rPr>
                  <w:noProof/>
                  <w:sz w:val="22"/>
                  <w:szCs w:val="22"/>
                  <w:lang w:eastAsia="en-GB"/>
                </w:rPr>
              </w:pPr>
              <w:hyperlink w:anchor="_Toc413235380" w:history="1">
                <w:r w:rsidR="0076393B" w:rsidRPr="0069344A">
                  <w:rPr>
                    <w:rStyle w:val="Hyperlink"/>
                    <w:noProof/>
                  </w:rPr>
                  <w:t>7</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_Toc413235380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4F0EA30A" w14:textId="77777777" w:rsidR="0076393B" w:rsidRDefault="0080026F" w:rsidP="0093007A">
              <w:pPr>
                <w:pStyle w:val="TOC2"/>
                <w:rPr>
                  <w:noProof/>
                  <w:sz w:val="22"/>
                  <w:szCs w:val="22"/>
                  <w:lang w:eastAsia="en-GB"/>
                </w:rPr>
              </w:pPr>
              <w:hyperlink w:anchor="_Toc413235381" w:history="1">
                <w:r w:rsidR="0076393B" w:rsidRPr="0069344A">
                  <w:rPr>
                    <w:rStyle w:val="Hyperlink"/>
                    <w:noProof/>
                  </w:rPr>
                  <w:t>7.1</w:t>
                </w:r>
                <w:r w:rsidR="0076393B">
                  <w:rPr>
                    <w:noProof/>
                    <w:sz w:val="22"/>
                    <w:szCs w:val="22"/>
                    <w:lang w:eastAsia="en-GB"/>
                  </w:rPr>
                  <w:tab/>
                </w:r>
                <w:r w:rsidR="0076393B" w:rsidRPr="0069344A">
                  <w:rPr>
                    <w:rStyle w:val="Hyperlink"/>
                    <w:noProof/>
                  </w:rPr>
                  <w:t>Plan of the potential solutions</w:t>
                </w:r>
                <w:r w:rsidR="0076393B">
                  <w:rPr>
                    <w:noProof/>
                    <w:webHidden/>
                  </w:rPr>
                  <w:tab/>
                </w:r>
                <w:r w:rsidR="0076393B">
                  <w:rPr>
                    <w:noProof/>
                    <w:webHidden/>
                  </w:rPr>
                  <w:fldChar w:fldCharType="begin"/>
                </w:r>
                <w:r w:rsidR="0076393B">
                  <w:rPr>
                    <w:noProof/>
                    <w:webHidden/>
                  </w:rPr>
                  <w:instrText xml:space="preserve"> PAGEREF _Toc413235381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92AA5BF" w14:textId="77777777" w:rsidR="00FA39BD" w:rsidRDefault="00FA39BD" w:rsidP="00FA39BD">
              <w:pPr>
                <w:rPr>
                  <w:b/>
                  <w:bCs/>
                  <w:noProof/>
                </w:rPr>
              </w:pPr>
              <w:r>
                <w:rPr>
                  <w:b/>
                  <w:bCs/>
                  <w:noProof/>
                </w:rPr>
                <w:fldChar w:fldCharType="end"/>
              </w:r>
            </w:p>
          </w:sdtContent>
        </w:sdt>
        <w:p w14:paraId="34256043" w14:textId="77777777" w:rsidR="00FA39BD" w:rsidRDefault="00FA39BD">
          <w:pPr>
            <w:rPr>
              <w:sz w:val="32"/>
              <w:szCs w:val="32"/>
            </w:rPr>
          </w:pPr>
        </w:p>
        <w:p w14:paraId="18EAB5F2" w14:textId="77777777" w:rsidR="00FA39BD" w:rsidRDefault="00FA39BD">
          <w:pPr>
            <w:rPr>
              <w:sz w:val="32"/>
              <w:szCs w:val="32"/>
            </w:rPr>
          </w:pPr>
          <w:r>
            <w:rPr>
              <w:sz w:val="32"/>
              <w:szCs w:val="32"/>
            </w:rPr>
            <w:br w:type="page"/>
          </w:r>
        </w:p>
        <w:p w14:paraId="7F52C2F3" w14:textId="77777777" w:rsidR="00FA39BD" w:rsidRDefault="00FA39BD">
          <w:pPr>
            <w:rPr>
              <w:sz w:val="32"/>
              <w:szCs w:val="32"/>
            </w:rPr>
          </w:pPr>
        </w:p>
        <w:p w14:paraId="250DF3C4" w14:textId="77777777" w:rsidR="00FA39BD" w:rsidRDefault="00FA39BD">
          <w:pPr>
            <w:rPr>
              <w:sz w:val="32"/>
              <w:szCs w:val="32"/>
            </w:rPr>
          </w:pPr>
        </w:p>
        <w:p w14:paraId="234D7A0D" w14:textId="16F2CA3F" w:rsidR="00FA39BD" w:rsidRPr="007A6E71" w:rsidRDefault="00FA39BD" w:rsidP="000B697A">
          <w:pPr>
            <w:pStyle w:val="Heading1"/>
            <w:rPr>
              <w:rFonts w:ascii="Trebuchet MS" w:hAnsi="Trebuchet MS" w:cs="Times New Roman"/>
              <w:color w:val="222222"/>
            </w:rPr>
          </w:pPr>
          <w:bookmarkStart w:id="0" w:name="_Toc413235325"/>
          <w:r w:rsidRPr="007A6E71">
            <w:rPr>
              <w:rStyle w:val="Heading1Char"/>
            </w:rPr>
            <w:t>Analysis</w:t>
          </w:r>
          <w:bookmarkEnd w:id="0"/>
        </w:p>
        <w:p w14:paraId="6E500203" w14:textId="35E0B54F" w:rsidR="00FA39BD" w:rsidRDefault="00FA39BD" w:rsidP="000374CA">
          <w:pPr>
            <w:pStyle w:val="Heading2"/>
          </w:pPr>
          <w:bookmarkStart w:id="1" w:name="_Toc413235326"/>
          <w:r w:rsidRPr="007A6E71">
            <w:t>Background to/identification of problem</w:t>
          </w:r>
          <w:bookmarkEnd w:id="1"/>
        </w:p>
        <w:p w14:paraId="0E6A1D43" w14:textId="1B0B1FE2" w:rsidR="00C02352" w:rsidRPr="003C559E" w:rsidRDefault="00C02352" w:rsidP="00BD11A1">
          <w:pPr>
            <w:pStyle w:val="ListParagraph"/>
            <w:ind w:left="0"/>
            <w:rPr>
              <w:sz w:val="24"/>
              <w:szCs w:val="24"/>
              <w:lang w:eastAsia="en-GB"/>
            </w:rPr>
          </w:pPr>
          <w:r w:rsidRPr="003C559E">
            <w:rPr>
              <w:sz w:val="24"/>
              <w:szCs w:val="24"/>
              <w:lang w:eastAsia="en-GB"/>
            </w:rPr>
            <w:t>My client</w:t>
          </w:r>
          <w:r w:rsidR="00DF010B">
            <w:rPr>
              <w:sz w:val="24"/>
              <w:szCs w:val="24"/>
              <w:lang w:eastAsia="en-GB"/>
            </w:rPr>
            <w:t xml:space="preserve"> </w:t>
          </w:r>
          <w:r w:rsidRPr="003C559E">
            <w:rPr>
              <w:sz w:val="24"/>
              <w:szCs w:val="24"/>
              <w:lang w:eastAsia="en-GB"/>
            </w:rPr>
            <w:t>is</w:t>
          </w:r>
          <w:r w:rsidR="00DF1A72">
            <w:rPr>
              <w:sz w:val="24"/>
              <w:szCs w:val="24"/>
              <w:lang w:eastAsia="en-GB"/>
            </w:rPr>
            <w:t xml:space="preserve"> </w:t>
          </w:r>
          <w:r w:rsidR="0096397E">
            <w:rPr>
              <w:sz w:val="24"/>
              <w:szCs w:val="24"/>
              <w:lang w:eastAsia="en-GB"/>
            </w:rPr>
            <w:t>Alison Frost</w:t>
          </w:r>
          <w:r w:rsidRPr="003C559E">
            <w:rPr>
              <w:sz w:val="24"/>
              <w:szCs w:val="24"/>
              <w:lang w:eastAsia="en-GB"/>
            </w:rPr>
            <w:t xml:space="preserve"> a physics teacher at Varndean Sixth Form College, which is located in Brighton. The college teaches A Levels, as well as GCSES and other qualifications. The college has 1450 students currently attending. The learning resources available to students at the college are mostly </w:t>
          </w:r>
          <w:r>
            <w:rPr>
              <w:sz w:val="24"/>
              <w:szCs w:val="24"/>
              <w:lang w:eastAsia="en-GB"/>
            </w:rPr>
            <w:t>centred on textbooks and online videos.</w:t>
          </w:r>
          <w:ins w:id="2" w:author="Abha Aggarwal" w:date="2015-02-23T12:47:00Z">
            <w:r w:rsidR="00557C9F">
              <w:rPr>
                <w:sz w:val="24"/>
                <w:szCs w:val="24"/>
                <w:lang w:eastAsia="en-GB"/>
              </w:rPr>
              <w:t xml:space="preserve"> The transcript of the interview I conducted with </w:t>
            </w:r>
          </w:ins>
          <w:r w:rsidR="0096397E">
            <w:rPr>
              <w:sz w:val="24"/>
              <w:szCs w:val="24"/>
              <w:lang w:eastAsia="en-GB"/>
            </w:rPr>
            <w:t>Alison Frost</w:t>
          </w:r>
          <w:ins w:id="3" w:author="Abha Aggarwal" w:date="2015-02-23T12:47:00Z">
            <w:r w:rsidR="00557C9F">
              <w:rPr>
                <w:sz w:val="24"/>
                <w:szCs w:val="24"/>
                <w:lang w:eastAsia="en-GB"/>
              </w:rPr>
              <w:t xml:space="preserve"> to gather the requirements for this project, are </w:t>
            </w:r>
            <w:commentRangeStart w:id="4"/>
            <w:r w:rsidR="00557C9F">
              <w:rPr>
                <w:sz w:val="24"/>
                <w:szCs w:val="24"/>
                <w:lang w:eastAsia="en-GB"/>
              </w:rPr>
              <w:t>given in appendix 7.1.</w:t>
            </w:r>
          </w:ins>
          <w:commentRangeEnd w:id="4"/>
          <w:ins w:id="5" w:author="Abha Aggarwal" w:date="2015-02-23T12:48:00Z">
            <w:r w:rsidR="00557C9F">
              <w:rPr>
                <w:rStyle w:val="CommentReference"/>
              </w:rPr>
              <w:commentReference w:id="4"/>
            </w:r>
          </w:ins>
        </w:p>
        <w:p w14:paraId="17F143AC" w14:textId="77777777" w:rsidR="00C02352" w:rsidRPr="003C559E" w:rsidRDefault="00C02352" w:rsidP="00BD11A1">
          <w:pPr>
            <w:pStyle w:val="ListParagraph"/>
            <w:ind w:left="0"/>
            <w:rPr>
              <w:sz w:val="24"/>
              <w:szCs w:val="24"/>
              <w:lang w:eastAsia="en-GB"/>
            </w:rPr>
          </w:pPr>
        </w:p>
        <w:p w14:paraId="1DBDD708" w14:textId="31897CE2" w:rsidR="00C02352" w:rsidRDefault="00C02352" w:rsidP="00BD11A1">
          <w:pPr>
            <w:pStyle w:val="ListParagraph"/>
            <w:ind w:left="0"/>
            <w:rPr>
              <w:sz w:val="24"/>
              <w:szCs w:val="24"/>
              <w:lang w:eastAsia="en-GB"/>
            </w:rPr>
          </w:pPr>
          <w:r w:rsidRPr="003C559E">
            <w:rPr>
              <w:sz w:val="24"/>
              <w:szCs w:val="24"/>
              <w:lang w:eastAsia="en-GB"/>
            </w:rPr>
            <w:t xml:space="preserve">For many teachers it is a difficult task to help students understand </w:t>
          </w:r>
          <w:r w:rsidR="00557C9F">
            <w:rPr>
              <w:sz w:val="24"/>
              <w:szCs w:val="24"/>
              <w:lang w:eastAsia="en-GB"/>
            </w:rPr>
            <w:t>some of the challenging topics in physics</w:t>
          </w:r>
          <w:r>
            <w:rPr>
              <w:sz w:val="24"/>
              <w:szCs w:val="24"/>
              <w:lang w:eastAsia="en-GB"/>
            </w:rPr>
            <w:t xml:space="preserve">. Even with the resources listed above, students may find the homework given after each class too difficult to do and therefore find the lessons much harder. This is especially true in physics, where many concepts are abstract and require a lot of explanation. </w:t>
          </w:r>
          <w:r w:rsidRPr="00966C3E">
            <w:rPr>
              <w:sz w:val="24"/>
              <w:szCs w:val="24"/>
              <w:lang w:eastAsia="en-GB"/>
            </w:rPr>
            <w:t xml:space="preserve">As a student at the college, I find that interactive solutions, such as physics/maths simulations, </w:t>
          </w:r>
          <w:r>
            <w:rPr>
              <w:sz w:val="24"/>
              <w:szCs w:val="24"/>
              <w:lang w:eastAsia="en-GB"/>
            </w:rPr>
            <w:t>make learning much easier.</w:t>
          </w:r>
        </w:p>
        <w:p w14:paraId="16EF1491" w14:textId="77777777" w:rsidR="00C02352" w:rsidRDefault="00C02352" w:rsidP="00BD11A1">
          <w:pPr>
            <w:pStyle w:val="ListParagraph"/>
            <w:ind w:left="0"/>
            <w:rPr>
              <w:sz w:val="24"/>
              <w:szCs w:val="24"/>
              <w:lang w:eastAsia="en-GB"/>
            </w:rPr>
          </w:pPr>
        </w:p>
        <w:p w14:paraId="6CF4BD2A" w14:textId="79F3819D" w:rsidR="00C02352" w:rsidRDefault="00C02352" w:rsidP="00BD11A1">
          <w:pPr>
            <w:pStyle w:val="ListParagraph"/>
            <w:ind w:left="0"/>
            <w:rPr>
              <w:sz w:val="24"/>
              <w:szCs w:val="24"/>
              <w:lang w:eastAsia="en-GB"/>
            </w:rPr>
          </w:pPr>
          <w:r>
            <w:rPr>
              <w:sz w:val="24"/>
              <w:szCs w:val="24"/>
              <w:lang w:eastAsia="en-GB"/>
            </w:rPr>
            <w:t>One that is fundamental</w:t>
          </w:r>
          <w:r w:rsidR="001E4C97">
            <w:rPr>
              <w:sz w:val="24"/>
              <w:szCs w:val="24"/>
              <w:lang w:eastAsia="en-GB"/>
            </w:rPr>
            <w:t xml:space="preserve"> topics in</w:t>
          </w:r>
          <w:r>
            <w:rPr>
              <w:sz w:val="24"/>
              <w:szCs w:val="24"/>
              <w:lang w:eastAsia="en-GB"/>
            </w:rPr>
            <w:t xml:space="preserve"> physics is the conservation of energy during the collision of objects. This can be demonstrated through elastic collisions. In practice, however, it is hard to demonstrate these concepts in an intuitive way with the current resources availa</w:t>
          </w:r>
          <w:r w:rsidR="00274D43">
            <w:rPr>
              <w:sz w:val="24"/>
              <w:szCs w:val="24"/>
              <w:lang w:eastAsia="en-GB"/>
            </w:rPr>
            <w:t>ble to students</w:t>
          </w:r>
          <w:r w:rsidR="00362FE6">
            <w:rPr>
              <w:sz w:val="24"/>
              <w:szCs w:val="24"/>
              <w:lang w:eastAsia="en-GB"/>
            </w:rPr>
            <w:t xml:space="preserve"> at the college due to the limitations of the equipment. The equipment is also not easy to set up and often requires a lot of time/people</w:t>
          </w:r>
          <w:r w:rsidR="00715CF4">
            <w:rPr>
              <w:sz w:val="24"/>
              <w:szCs w:val="24"/>
              <w:lang w:eastAsia="en-GB"/>
            </w:rPr>
            <w:t>.</w:t>
          </w:r>
          <w:r w:rsidR="00F81863">
            <w:rPr>
              <w:sz w:val="24"/>
              <w:szCs w:val="24"/>
              <w:lang w:eastAsia="en-GB"/>
            </w:rPr>
            <w:t xml:space="preserve"> It is difficult for my client to find time to set up the equipment and then to show</w:t>
          </w:r>
          <w:r w:rsidR="00590C9D">
            <w:rPr>
              <w:sz w:val="24"/>
              <w:szCs w:val="24"/>
              <w:lang w:eastAsia="en-GB"/>
            </w:rPr>
            <w:t xml:space="preserve"> the practical example to</w:t>
          </w:r>
          <w:r w:rsidR="00F81863">
            <w:rPr>
              <w:sz w:val="24"/>
              <w:szCs w:val="24"/>
              <w:lang w:eastAsia="en-GB"/>
            </w:rPr>
            <w:t xml:space="preserve"> the students.</w:t>
          </w:r>
          <w:r w:rsidR="00FB4CE2">
            <w:rPr>
              <w:sz w:val="24"/>
              <w:szCs w:val="24"/>
              <w:lang w:eastAsia="en-GB"/>
            </w:rPr>
            <w:t xml:space="preserve"> My client wants to speed up this process by making it virtual. She can then also set it as homework for the students.</w:t>
          </w:r>
        </w:p>
        <w:p w14:paraId="4A16AC19" w14:textId="77777777" w:rsidR="00274D43" w:rsidRPr="0098364F" w:rsidRDefault="00274D43" w:rsidP="00BD11A1">
          <w:pPr>
            <w:pStyle w:val="ListParagraph"/>
            <w:ind w:left="0"/>
            <w:rPr>
              <w:sz w:val="24"/>
              <w:szCs w:val="24"/>
              <w:lang w:eastAsia="en-GB"/>
            </w:rPr>
          </w:pPr>
        </w:p>
        <w:p w14:paraId="0409E0D5" w14:textId="3B73498A" w:rsidR="00FA39BD" w:rsidRDefault="00FA39BD" w:rsidP="000374CA">
          <w:pPr>
            <w:pStyle w:val="Heading2"/>
          </w:pPr>
          <w:bookmarkStart w:id="6" w:name="_Toc413235327"/>
          <w:r w:rsidRPr="007A6E71">
            <w:t>Description of the current system</w:t>
          </w:r>
          <w:bookmarkEnd w:id="6"/>
        </w:p>
        <w:p w14:paraId="0A030680" w14:textId="0E5703CC" w:rsidR="00C02352" w:rsidRDefault="00C02352" w:rsidP="00BD11A1">
          <w:pPr>
            <w:pStyle w:val="ListParagraph"/>
            <w:ind w:left="0"/>
            <w:rPr>
              <w:sz w:val="24"/>
              <w:szCs w:val="24"/>
              <w:lang w:eastAsia="en-GB"/>
            </w:rPr>
          </w:pPr>
          <w:r w:rsidRPr="003C559E">
            <w:rPr>
              <w:sz w:val="24"/>
              <w:szCs w:val="24"/>
              <w:lang w:eastAsia="en-GB"/>
            </w:rPr>
            <w:t xml:space="preserve">The current teaching of this topic is </w:t>
          </w:r>
          <w:r w:rsidR="001E4C97">
            <w:rPr>
              <w:sz w:val="24"/>
              <w:szCs w:val="24"/>
              <w:lang w:eastAsia="en-GB"/>
            </w:rPr>
            <w:t>largely</w:t>
          </w:r>
          <w:r w:rsidR="001E4C97" w:rsidRPr="003C559E">
            <w:rPr>
              <w:sz w:val="24"/>
              <w:szCs w:val="24"/>
              <w:lang w:eastAsia="en-GB"/>
            </w:rPr>
            <w:t xml:space="preserve"> </w:t>
          </w:r>
          <w:r w:rsidRPr="003C559E">
            <w:rPr>
              <w:sz w:val="24"/>
              <w:szCs w:val="24"/>
              <w:lang w:eastAsia="en-GB"/>
            </w:rPr>
            <w:t xml:space="preserve">based on textbooks and videos which </w:t>
          </w:r>
          <w:r w:rsidR="001E4C97">
            <w:rPr>
              <w:sz w:val="24"/>
              <w:szCs w:val="24"/>
              <w:lang w:eastAsia="en-GB"/>
            </w:rPr>
            <w:t>does not</w:t>
          </w:r>
          <w:r w:rsidR="001E4C97" w:rsidRPr="003C559E">
            <w:rPr>
              <w:sz w:val="24"/>
              <w:szCs w:val="24"/>
              <w:lang w:eastAsia="en-GB"/>
            </w:rPr>
            <w:t xml:space="preserve"> </w:t>
          </w:r>
          <w:r w:rsidRPr="003C559E">
            <w:rPr>
              <w:sz w:val="24"/>
              <w:szCs w:val="24"/>
              <w:lang w:eastAsia="en-GB"/>
            </w:rPr>
            <w:t>offer much opportunity to test these concepts interactively. Often students find it hard to visualise them, which has a negativ</w:t>
          </w:r>
          <w:r>
            <w:rPr>
              <w:sz w:val="24"/>
              <w:szCs w:val="24"/>
              <w:lang w:eastAsia="en-GB"/>
            </w:rPr>
            <w:t xml:space="preserve">e effect </w:t>
          </w:r>
          <w:r w:rsidR="001E4C97">
            <w:rPr>
              <w:sz w:val="24"/>
              <w:szCs w:val="24"/>
              <w:lang w:eastAsia="en-GB"/>
            </w:rPr>
            <w:t>on their understanding</w:t>
          </w:r>
          <w:r>
            <w:rPr>
              <w:sz w:val="24"/>
              <w:szCs w:val="24"/>
              <w:lang w:eastAsia="en-GB"/>
            </w:rPr>
            <w:t xml:space="preserve">. </w:t>
          </w:r>
        </w:p>
        <w:p w14:paraId="675D04C5" w14:textId="77777777" w:rsidR="002C48A0" w:rsidRDefault="002C48A0" w:rsidP="00BD11A1">
          <w:pPr>
            <w:pStyle w:val="ListParagraph"/>
            <w:ind w:left="0"/>
            <w:rPr>
              <w:sz w:val="24"/>
              <w:szCs w:val="24"/>
              <w:lang w:eastAsia="en-GB"/>
            </w:rPr>
          </w:pPr>
        </w:p>
        <w:p w14:paraId="68065D8C" w14:textId="21C53949" w:rsidR="002C48A0" w:rsidRDefault="002C48A0" w:rsidP="00BD11A1">
          <w:pPr>
            <w:pStyle w:val="ListParagraph"/>
            <w:ind w:left="0"/>
            <w:rPr>
              <w:sz w:val="24"/>
              <w:szCs w:val="24"/>
              <w:lang w:eastAsia="en-GB"/>
            </w:rPr>
          </w:pPr>
          <w:r>
            <w:rPr>
              <w:sz w:val="24"/>
              <w:szCs w:val="24"/>
              <w:lang w:eastAsia="en-GB"/>
            </w:rPr>
            <w:t xml:space="preserve">The teacher (Alison Frost) starts off by showing the students an example of an elastic collision with a real apparatus. This is an air-track (a track which blows air through holes in order to reduce the friction) on which two objects of specific </w:t>
          </w:r>
          <w:r>
            <w:rPr>
              <w:sz w:val="24"/>
              <w:szCs w:val="24"/>
              <w:lang w:eastAsia="en-GB"/>
            </w:rPr>
            <w:lastRenderedPageBreak/>
            <w:t>masses are placed. They are then given different velocities. Their velocities is recorded by a sensor before collision and after collision</w:t>
          </w:r>
          <w:r w:rsidR="00362FE6">
            <w:rPr>
              <w:sz w:val="24"/>
              <w:szCs w:val="24"/>
              <w:lang w:eastAsia="en-GB"/>
            </w:rPr>
            <w:t>.</w:t>
          </w:r>
        </w:p>
        <w:p w14:paraId="384C286C" w14:textId="77777777" w:rsidR="00DF010B" w:rsidRDefault="00DF010B" w:rsidP="00BD11A1">
          <w:pPr>
            <w:pStyle w:val="ListParagraph"/>
            <w:ind w:left="0"/>
            <w:rPr>
              <w:sz w:val="24"/>
              <w:szCs w:val="24"/>
              <w:lang w:eastAsia="en-GB"/>
            </w:rPr>
          </w:pPr>
        </w:p>
        <w:p w14:paraId="596462E4" w14:textId="77777777" w:rsidR="00A5452F" w:rsidRDefault="00E829CD" w:rsidP="00BD11A1">
          <w:pPr>
            <w:pStyle w:val="ListParagraph"/>
            <w:ind w:left="0"/>
            <w:rPr>
              <w:sz w:val="24"/>
              <w:szCs w:val="24"/>
              <w:lang w:eastAsia="en-GB"/>
            </w:rPr>
          </w:pPr>
          <w:commentRangeStart w:id="7"/>
          <w:r>
            <w:rPr>
              <w:sz w:val="24"/>
              <w:szCs w:val="24"/>
              <w:lang w:eastAsia="en-GB"/>
            </w:rPr>
            <w:t xml:space="preserve">An example of a practical experiment to explain this concept involves two “frictionless” </w:t>
          </w:r>
          <w:r w:rsidR="008C72C2">
            <w:rPr>
              <w:sz w:val="24"/>
              <w:szCs w:val="24"/>
              <w:lang w:eastAsia="en-GB"/>
            </w:rPr>
            <w:t>carts, of unknown mass but equal mass,</w:t>
          </w:r>
          <w:r>
            <w:rPr>
              <w:sz w:val="24"/>
              <w:szCs w:val="24"/>
              <w:lang w:eastAsia="en-GB"/>
            </w:rPr>
            <w:t xml:space="preserve"> on wheels which move on a “frictionless” surface. </w:t>
          </w:r>
          <w:r w:rsidR="008C72C2">
            <w:rPr>
              <w:sz w:val="24"/>
              <w:szCs w:val="24"/>
              <w:lang w:eastAsia="en-GB"/>
            </w:rPr>
            <w:t>The experiment is repeated numerous times, each time changing the different variables</w:t>
          </w:r>
          <w:r w:rsidR="00A5452F">
            <w:rPr>
              <w:sz w:val="24"/>
              <w:szCs w:val="24"/>
              <w:lang w:eastAsia="en-GB"/>
            </w:rPr>
            <w:t>. It is done as follows:</w:t>
          </w:r>
          <w:commentRangeEnd w:id="7"/>
          <w:r w:rsidR="00557C9F">
            <w:rPr>
              <w:rStyle w:val="CommentReference"/>
            </w:rPr>
            <w:commentReference w:id="7"/>
          </w:r>
        </w:p>
        <w:p w14:paraId="0B6AA9E1" w14:textId="2C51B467" w:rsidR="002A686A" w:rsidRDefault="002A686A" w:rsidP="00BD11A1">
          <w:pPr>
            <w:pStyle w:val="ListParagraph"/>
            <w:ind w:left="0"/>
            <w:rPr>
              <w:sz w:val="24"/>
              <w:szCs w:val="24"/>
              <w:lang w:eastAsia="en-GB"/>
            </w:rPr>
          </w:pPr>
          <w:r>
            <w:rPr>
              <w:sz w:val="24"/>
              <w:szCs w:val="24"/>
              <w:lang w:eastAsia="en-GB"/>
            </w:rPr>
            <w:tab/>
          </w:r>
        </w:p>
        <w:p w14:paraId="2FAC335E" w14:textId="3035A1B7" w:rsidR="008B5BB8" w:rsidRDefault="008C72C2" w:rsidP="00E460D1">
          <w:pPr>
            <w:pStyle w:val="ListParagraph"/>
            <w:numPr>
              <w:ilvl w:val="0"/>
              <w:numId w:val="6"/>
            </w:numPr>
            <w:rPr>
              <w:sz w:val="24"/>
              <w:szCs w:val="24"/>
              <w:lang w:eastAsia="en-GB"/>
            </w:rPr>
          </w:pPr>
          <w:r w:rsidRPr="00553566">
            <w:rPr>
              <w:sz w:val="24"/>
              <w:szCs w:val="24"/>
              <w:lang w:eastAsia="en-GB"/>
            </w:rPr>
            <w:t xml:space="preserve">The first time the first cart is accelerated towards the second cart, which has no velocity. As expected, </w:t>
          </w:r>
          <w:r w:rsidR="00A5452F" w:rsidRPr="00553566">
            <w:rPr>
              <w:sz w:val="24"/>
              <w:szCs w:val="24"/>
              <w:lang w:eastAsia="en-GB"/>
            </w:rPr>
            <w:t xml:space="preserve">after the collision </w:t>
          </w:r>
          <w:r w:rsidRPr="00553566">
            <w:rPr>
              <w:sz w:val="24"/>
              <w:szCs w:val="24"/>
              <w:lang w:eastAsia="en-GB"/>
            </w:rPr>
            <w:t xml:space="preserve">the second cart moves in the same direction as the </w:t>
          </w:r>
          <w:r w:rsidR="00A5452F" w:rsidRPr="00553566">
            <w:rPr>
              <w:sz w:val="24"/>
              <w:szCs w:val="24"/>
              <w:lang w:eastAsia="en-GB"/>
            </w:rPr>
            <w:t xml:space="preserve">first, which transfers most of its momentum to the second. </w:t>
          </w:r>
        </w:p>
        <w:p w14:paraId="1489BCBB" w14:textId="29F436BF" w:rsidR="008B5BB8" w:rsidRDefault="008B5BB8" w:rsidP="00553566">
          <w:pPr>
            <w:ind w:left="720"/>
            <w:rPr>
              <w:sz w:val="24"/>
              <w:szCs w:val="24"/>
              <w:lang w:eastAsia="en-GB"/>
            </w:rPr>
          </w:pPr>
          <w:r>
            <w:rPr>
              <w:noProof/>
              <w:lang w:eastAsia="en-GB"/>
            </w:rPr>
            <w:drawing>
              <wp:inline distT="0" distB="0" distL="0" distR="0" wp14:anchorId="2AE010AF" wp14:editId="18B9C39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CE2AA18" w14:textId="77777777" w:rsidR="008B5BB8" w:rsidRPr="00553566" w:rsidRDefault="008B5BB8" w:rsidP="00553566">
          <w:pPr>
            <w:rPr>
              <w:sz w:val="24"/>
              <w:szCs w:val="24"/>
              <w:lang w:eastAsia="en-GB"/>
            </w:rPr>
          </w:pPr>
        </w:p>
        <w:p w14:paraId="126452AF" w14:textId="76ACCF48" w:rsidR="001D1FDB" w:rsidRPr="00553566" w:rsidRDefault="00A5452F" w:rsidP="00E460D1">
          <w:pPr>
            <w:pStyle w:val="ListParagraph"/>
            <w:numPr>
              <w:ilvl w:val="0"/>
              <w:numId w:val="6"/>
            </w:numPr>
            <w:rPr>
              <w:sz w:val="24"/>
              <w:szCs w:val="24"/>
              <w:lang w:eastAsia="en-GB"/>
            </w:rPr>
          </w:pPr>
          <w:r>
            <w:rPr>
              <w:sz w:val="24"/>
              <w:szCs w:val="24"/>
              <w:lang w:eastAsia="en-GB"/>
            </w:rPr>
            <w:t>Next time</w:t>
          </w:r>
          <w:r w:rsidR="00530E08">
            <w:rPr>
              <w:sz w:val="24"/>
              <w:szCs w:val="24"/>
              <w:lang w:eastAsia="en-GB"/>
            </w:rPr>
            <w:t>,</w:t>
          </w:r>
          <w:r w:rsidRPr="0055559B">
            <w:rPr>
              <w:sz w:val="24"/>
              <w:szCs w:val="24"/>
              <w:lang w:eastAsia="en-GB"/>
            </w:rPr>
            <w:t xml:space="preserve"> the first cart is accelerated towards the second cart, which has no velocity</w:t>
          </w:r>
          <w:r>
            <w:rPr>
              <w:sz w:val="24"/>
              <w:szCs w:val="24"/>
              <w:lang w:eastAsia="en-GB"/>
            </w:rPr>
            <w:t xml:space="preserve"> but an increased mass</w:t>
          </w:r>
          <w:r w:rsidRPr="0055559B">
            <w:rPr>
              <w:sz w:val="24"/>
              <w:szCs w:val="24"/>
              <w:lang w:eastAsia="en-GB"/>
            </w:rPr>
            <w:t xml:space="preserve">. </w:t>
          </w:r>
          <w:r>
            <w:rPr>
              <w:sz w:val="24"/>
              <w:szCs w:val="24"/>
              <w:lang w:eastAsia="en-GB"/>
            </w:rPr>
            <w:t>This time</w:t>
          </w:r>
          <w:r w:rsidRPr="0055559B">
            <w:rPr>
              <w:sz w:val="24"/>
              <w:szCs w:val="24"/>
              <w:lang w:eastAsia="en-GB"/>
            </w:rPr>
            <w:t xml:space="preserve"> after the collision the second cart moves in the same direction as the first, </w:t>
          </w:r>
          <w:r>
            <w:rPr>
              <w:sz w:val="24"/>
              <w:szCs w:val="24"/>
              <w:lang w:eastAsia="en-GB"/>
            </w:rPr>
            <w:t>but the first cart moves out in the opposite direction. It “bounces” off the second, which has more mass.</w:t>
          </w:r>
          <w:r w:rsidR="001D1FDB" w:rsidRPr="001D1FDB">
            <w:rPr>
              <w:noProof/>
              <w:lang w:eastAsia="en-GB"/>
            </w:rPr>
            <w:t xml:space="preserve"> </w:t>
          </w:r>
        </w:p>
        <w:p w14:paraId="71867EAC" w14:textId="77777777" w:rsidR="001D1FDB" w:rsidRDefault="001D1FDB" w:rsidP="00553566">
          <w:pPr>
            <w:pStyle w:val="ListParagraph"/>
            <w:rPr>
              <w:noProof/>
              <w:lang w:eastAsia="en-GB"/>
            </w:rPr>
          </w:pPr>
        </w:p>
        <w:p w14:paraId="2E390C13" w14:textId="316E5674" w:rsidR="008B5BB8" w:rsidRDefault="001D1FDB" w:rsidP="00B44490">
          <w:pPr>
            <w:pStyle w:val="ListParagraph"/>
            <w:rPr>
              <w:sz w:val="24"/>
              <w:szCs w:val="24"/>
              <w:lang w:eastAsia="en-GB"/>
            </w:rPr>
          </w:pPr>
          <w:r>
            <w:rPr>
              <w:noProof/>
              <w:lang w:eastAsia="en-GB"/>
            </w:rPr>
            <w:lastRenderedPageBreak/>
            <w:drawing>
              <wp:inline distT="0" distB="0" distL="0" distR="0" wp14:anchorId="2AFE04AA" wp14:editId="29926B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0F761A0" w14:textId="77777777" w:rsidR="00B44490" w:rsidRPr="00553566" w:rsidRDefault="00B44490" w:rsidP="00B44490">
          <w:pPr>
            <w:pStyle w:val="ListParagraph"/>
            <w:rPr>
              <w:sz w:val="24"/>
              <w:szCs w:val="24"/>
              <w:lang w:eastAsia="en-GB"/>
            </w:rPr>
          </w:pPr>
        </w:p>
        <w:p w14:paraId="65542683" w14:textId="0AA9D064" w:rsidR="00A5452F" w:rsidRDefault="00A5452F" w:rsidP="00E460D1">
          <w:pPr>
            <w:pStyle w:val="ListParagraph"/>
            <w:numPr>
              <w:ilvl w:val="0"/>
              <w:numId w:val="6"/>
            </w:numPr>
            <w:rPr>
              <w:sz w:val="24"/>
              <w:szCs w:val="24"/>
              <w:lang w:eastAsia="en-GB"/>
            </w:rPr>
          </w:pPr>
          <w:r>
            <w:rPr>
              <w:sz w:val="24"/>
              <w:szCs w:val="24"/>
              <w:lang w:eastAsia="en-GB"/>
            </w:rPr>
            <w:t xml:space="preserve">Finally they are both accelerated towards each other. This time </w:t>
          </w:r>
          <w:r w:rsidR="008B5BB8">
            <w:rPr>
              <w:sz w:val="24"/>
              <w:szCs w:val="24"/>
              <w:lang w:eastAsia="en-GB"/>
            </w:rPr>
            <w:t>their momentum is equal but opposite, so when they collide, both of their momentums cancel out. This makes both of their velocities equal to zero (therefore they do not move).</w:t>
          </w:r>
        </w:p>
        <w:p w14:paraId="1DD8AC3E" w14:textId="77777777" w:rsidR="008B5BB8" w:rsidRDefault="008B5BB8" w:rsidP="00553566">
          <w:pPr>
            <w:pStyle w:val="ListParagraph"/>
            <w:rPr>
              <w:sz w:val="24"/>
              <w:szCs w:val="24"/>
              <w:lang w:eastAsia="en-GB"/>
            </w:rPr>
          </w:pPr>
        </w:p>
        <w:p w14:paraId="1C54804C" w14:textId="5F1501EF" w:rsidR="008B5BB8" w:rsidRDefault="008B5BB8" w:rsidP="00553566">
          <w:pPr>
            <w:pStyle w:val="ListParagraph"/>
            <w:rPr>
              <w:sz w:val="24"/>
              <w:szCs w:val="24"/>
              <w:lang w:eastAsia="en-GB"/>
            </w:rPr>
          </w:pPr>
          <w:r>
            <w:rPr>
              <w:noProof/>
              <w:lang w:eastAsia="en-GB"/>
            </w:rPr>
            <w:drawing>
              <wp:inline distT="0" distB="0" distL="0" distR="0" wp14:anchorId="43003647" wp14:editId="712A4554">
                <wp:extent cx="5731510" cy="322389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2B202" w14:textId="77777777" w:rsidR="008B5BB8" w:rsidRDefault="008B5BB8" w:rsidP="00553566">
          <w:pPr>
            <w:rPr>
              <w:sz w:val="24"/>
              <w:szCs w:val="24"/>
              <w:lang w:eastAsia="en-GB"/>
            </w:rPr>
          </w:pPr>
        </w:p>
        <w:p w14:paraId="2393C8D2" w14:textId="2E7C79EA" w:rsidR="009B5B4A" w:rsidRDefault="008B5BB8" w:rsidP="006E03CE">
          <w:pPr>
            <w:rPr>
              <w:sz w:val="24"/>
              <w:szCs w:val="24"/>
              <w:lang w:eastAsia="en-GB"/>
            </w:rPr>
          </w:pPr>
          <w:r>
            <w:rPr>
              <w:sz w:val="24"/>
              <w:szCs w:val="24"/>
              <w:lang w:eastAsia="en-GB"/>
            </w:rPr>
            <w:t>This helps give students a</w:t>
          </w:r>
          <w:r w:rsidR="009E1584">
            <w:rPr>
              <w:sz w:val="24"/>
              <w:szCs w:val="24"/>
              <w:lang w:eastAsia="en-GB"/>
            </w:rPr>
            <w:t>n</w:t>
          </w:r>
          <w:r>
            <w:rPr>
              <w:sz w:val="24"/>
              <w:szCs w:val="24"/>
              <w:lang w:eastAsia="en-GB"/>
            </w:rPr>
            <w:t xml:space="preserve"> intuitive look at the fundam</w:t>
          </w:r>
          <w:r w:rsidR="009E1584">
            <w:rPr>
              <w:sz w:val="24"/>
              <w:szCs w:val="24"/>
              <w:lang w:eastAsia="en-GB"/>
            </w:rPr>
            <w:t>entals of elastic collisions and the conservation of momentum.</w:t>
          </w:r>
          <w:r w:rsidR="00A94B76">
            <w:rPr>
              <w:sz w:val="24"/>
              <w:szCs w:val="24"/>
              <w:lang w:eastAsia="en-GB"/>
            </w:rPr>
            <w:t xml:space="preserve"> </w:t>
          </w:r>
        </w:p>
        <w:p w14:paraId="20FD3F92" w14:textId="0C104AE1" w:rsidR="00A94B76" w:rsidRDefault="00A94B76" w:rsidP="006E03CE">
          <w:pPr>
            <w:rPr>
              <w:sz w:val="24"/>
              <w:szCs w:val="24"/>
              <w:lang w:eastAsia="en-GB"/>
            </w:rPr>
          </w:pPr>
          <w:r>
            <w:rPr>
              <w:sz w:val="24"/>
              <w:szCs w:val="24"/>
              <w:lang w:eastAsia="en-GB"/>
            </w:rPr>
            <w:lastRenderedPageBreak/>
            <w:t>The problems with practical experiments, however, are that:</w:t>
          </w:r>
        </w:p>
        <w:p w14:paraId="56298C9A" w14:textId="2D5CB895" w:rsidR="00A94B76" w:rsidRPr="00A94B76" w:rsidRDefault="00A94B76" w:rsidP="00E460D1">
          <w:pPr>
            <w:pStyle w:val="ListParagraph"/>
            <w:numPr>
              <w:ilvl w:val="0"/>
              <w:numId w:val="11"/>
            </w:numPr>
            <w:rPr>
              <w:sz w:val="24"/>
              <w:szCs w:val="24"/>
              <w:lang w:eastAsia="en-GB"/>
            </w:rPr>
          </w:pPr>
          <w:r w:rsidRPr="00A94B76">
            <w:rPr>
              <w:sz w:val="24"/>
              <w:szCs w:val="24"/>
              <w:lang w:eastAsia="en-GB"/>
            </w:rPr>
            <w:t>They take up teacher time which could be spent helping students.</w:t>
          </w:r>
        </w:p>
        <w:p w14:paraId="1772066E" w14:textId="3EAB4A3D" w:rsidR="00A94B76" w:rsidRDefault="00A94B76" w:rsidP="00E460D1">
          <w:pPr>
            <w:pStyle w:val="ListParagraph"/>
            <w:numPr>
              <w:ilvl w:val="0"/>
              <w:numId w:val="11"/>
            </w:numPr>
            <w:rPr>
              <w:sz w:val="24"/>
              <w:szCs w:val="24"/>
              <w:lang w:eastAsia="en-GB"/>
            </w:rPr>
          </w:pPr>
          <w:r>
            <w:rPr>
              <w:sz w:val="24"/>
              <w:szCs w:val="24"/>
              <w:lang w:eastAsia="en-GB"/>
            </w:rPr>
            <w:t>They cost money because of the price of the equipment.</w:t>
          </w:r>
        </w:p>
        <w:p w14:paraId="556C815A" w14:textId="042D1CCD" w:rsidR="00A94B76" w:rsidRDefault="00A94B76" w:rsidP="00E460D1">
          <w:pPr>
            <w:pStyle w:val="ListParagraph"/>
            <w:numPr>
              <w:ilvl w:val="0"/>
              <w:numId w:val="11"/>
            </w:numPr>
            <w:rPr>
              <w:sz w:val="24"/>
              <w:szCs w:val="24"/>
              <w:lang w:eastAsia="en-GB"/>
            </w:rPr>
          </w:pPr>
          <w:r>
            <w:rPr>
              <w:sz w:val="24"/>
              <w:szCs w:val="24"/>
              <w:lang w:eastAsia="en-GB"/>
            </w:rPr>
            <w:t>Students often don’t get a chance to use the equipment.</w:t>
          </w:r>
        </w:p>
        <w:p w14:paraId="778BEBAA" w14:textId="195723A0" w:rsidR="009B5B4A" w:rsidRDefault="00C15AE1" w:rsidP="00E460D1">
          <w:pPr>
            <w:pStyle w:val="ListParagraph"/>
            <w:numPr>
              <w:ilvl w:val="0"/>
              <w:numId w:val="11"/>
            </w:numPr>
            <w:rPr>
              <w:sz w:val="24"/>
              <w:szCs w:val="24"/>
              <w:lang w:eastAsia="en-GB"/>
            </w:rPr>
          </w:pPr>
          <w:r>
            <w:rPr>
              <w:sz w:val="24"/>
              <w:szCs w:val="24"/>
              <w:lang w:eastAsia="en-GB"/>
            </w:rPr>
            <w:t>They are often difficult to set up.</w:t>
          </w:r>
        </w:p>
        <w:p w14:paraId="0DC04CF0" w14:textId="77777777" w:rsidR="00FB4CE2" w:rsidRDefault="00FB4CE2" w:rsidP="00FB4CE2">
          <w:pPr>
            <w:pStyle w:val="ListParagraph"/>
            <w:ind w:left="1440"/>
            <w:rPr>
              <w:sz w:val="24"/>
              <w:szCs w:val="24"/>
              <w:lang w:eastAsia="en-GB"/>
            </w:rPr>
          </w:pPr>
        </w:p>
        <w:p w14:paraId="7865E0DD" w14:textId="22AF804B" w:rsidR="00DA3A15" w:rsidRPr="00A449DA" w:rsidRDefault="00DA0190" w:rsidP="00A449DA">
          <w:pPr>
            <w:rPr>
              <w:sz w:val="24"/>
              <w:szCs w:val="24"/>
              <w:lang w:eastAsia="en-GB"/>
            </w:rPr>
          </w:pPr>
          <w:r>
            <w:rPr>
              <w:sz w:val="24"/>
              <w:szCs w:val="24"/>
              <w:lang w:eastAsia="en-GB"/>
            </w:rPr>
            <w:t>After the practical, the teacher proceeds to</w:t>
          </w:r>
          <w:r w:rsidR="00362FE6" w:rsidRPr="00715CF4">
            <w:rPr>
              <w:sz w:val="24"/>
              <w:szCs w:val="24"/>
              <w:lang w:eastAsia="en-GB"/>
            </w:rPr>
            <w:t xml:space="preserve"> </w:t>
          </w:r>
          <w:r>
            <w:rPr>
              <w:sz w:val="24"/>
              <w:szCs w:val="24"/>
              <w:lang w:eastAsia="en-GB"/>
            </w:rPr>
            <w:t>write</w:t>
          </w:r>
          <w:r w:rsidR="00362FE6" w:rsidRPr="00715CF4">
            <w:rPr>
              <w:sz w:val="24"/>
              <w:szCs w:val="24"/>
              <w:lang w:eastAsia="en-GB"/>
            </w:rPr>
            <w:t xml:space="preserve"> on the board the main concepts that need to be learned. </w:t>
          </w:r>
          <w:r w:rsidR="00AC2C65">
            <w:rPr>
              <w:sz w:val="24"/>
              <w:szCs w:val="24"/>
              <w:lang w:eastAsia="en-GB"/>
            </w:rPr>
            <w:t xml:space="preserve">This is usually two balls, each of different masses, before, during, and after collision. </w:t>
          </w:r>
          <w:r w:rsidR="00362FE6" w:rsidRPr="00715CF4">
            <w:rPr>
              <w:sz w:val="24"/>
              <w:szCs w:val="24"/>
              <w:lang w:eastAsia="en-GB"/>
            </w:rPr>
            <w:t>This may be followed by a short video on the topic. The students then take notes of everything that the teacher says/</w:t>
          </w:r>
          <w:r w:rsidR="00AC2C65">
            <w:rPr>
              <w:sz w:val="24"/>
              <w:szCs w:val="24"/>
              <w:lang w:eastAsia="en-GB"/>
            </w:rPr>
            <w:t xml:space="preserve">writes on the board, and attempt to answer the question set. An example question would be: </w:t>
          </w:r>
          <w:r w:rsidR="00AC2C65" w:rsidRPr="00AC2C65">
            <w:rPr>
              <w:sz w:val="24"/>
              <w:szCs w:val="24"/>
              <w:lang w:eastAsia="en-GB"/>
            </w:rPr>
            <w:t>calculate the initial velocity of an object before collision given that</w:t>
          </w:r>
          <w:r w:rsidR="00A528AB">
            <w:rPr>
              <w:sz w:val="24"/>
              <w:szCs w:val="24"/>
              <w:lang w:eastAsia="en-GB"/>
            </w:rPr>
            <w:t xml:space="preserve"> you know the resultant velocities</w:t>
          </w:r>
          <w:r w:rsidR="00AC2C65" w:rsidRPr="00AC2C65">
            <w:rPr>
              <w:sz w:val="24"/>
              <w:szCs w:val="24"/>
              <w:lang w:eastAsia="en-GB"/>
            </w:rPr>
            <w:t xml:space="preserve"> and masses of both objects.</w:t>
          </w:r>
          <w:r w:rsidR="00AC2C65">
            <w:rPr>
              <w:sz w:val="24"/>
              <w:szCs w:val="24"/>
              <w:lang w:eastAsia="en-GB"/>
            </w:rPr>
            <w:t xml:space="preserve"> </w:t>
          </w:r>
          <w:r w:rsidR="00362FE6" w:rsidRPr="00715CF4">
            <w:rPr>
              <w:sz w:val="24"/>
              <w:szCs w:val="24"/>
              <w:lang w:eastAsia="en-GB"/>
            </w:rPr>
            <w:t>The students are then expected to revise this for the next lesson and ultimately their exam.</w:t>
          </w:r>
        </w:p>
        <w:p w14:paraId="77707724" w14:textId="77777777" w:rsidR="00DA3A15" w:rsidRPr="00C02352" w:rsidRDefault="00DA3A15" w:rsidP="00C02352">
          <w:pPr>
            <w:pStyle w:val="ListParagraph"/>
            <w:rPr>
              <w:sz w:val="24"/>
              <w:szCs w:val="24"/>
              <w:lang w:eastAsia="en-GB"/>
            </w:rPr>
          </w:pPr>
        </w:p>
        <w:p w14:paraId="4DDCCE9F" w14:textId="45BB10BF" w:rsidR="009B5B4A" w:rsidRPr="00DB1A8B" w:rsidRDefault="00FA39BD" w:rsidP="00BD11A1">
          <w:pPr>
            <w:pStyle w:val="Heading2"/>
            <w:pBdr>
              <w:top w:val="single" w:sz="24" w:space="1" w:color="D4EAF3" w:themeColor="accent1" w:themeTint="33"/>
            </w:pBdr>
          </w:pPr>
          <w:bookmarkStart w:id="8" w:name="_Toc413235328"/>
          <w:r w:rsidRPr="007A6E71">
            <w:t>Identification of prospective users</w:t>
          </w:r>
          <w:bookmarkEnd w:id="8"/>
        </w:p>
        <w:p w14:paraId="43DB7CAE" w14:textId="74CE2194" w:rsidR="00064FD5" w:rsidRDefault="00A20095" w:rsidP="00BD11A1">
          <w:pPr>
            <w:rPr>
              <w:sz w:val="24"/>
              <w:szCs w:val="24"/>
              <w:lang w:eastAsia="en-GB"/>
            </w:rPr>
          </w:pPr>
          <w:r w:rsidRPr="0017565E">
            <w:rPr>
              <w:sz w:val="24"/>
              <w:szCs w:val="24"/>
              <w:lang w:eastAsia="en-GB"/>
            </w:rPr>
            <w:t xml:space="preserve">There will be </w:t>
          </w:r>
          <w:r w:rsidR="00064FD5" w:rsidRPr="0017565E">
            <w:rPr>
              <w:sz w:val="24"/>
              <w:szCs w:val="24"/>
              <w:lang w:eastAsia="en-GB"/>
            </w:rPr>
            <w:t xml:space="preserve">two types of users: </w:t>
          </w:r>
        </w:p>
        <w:p w14:paraId="564AF1EE" w14:textId="77777777" w:rsidR="00BD11A1" w:rsidRDefault="00064FD5" w:rsidP="00E460D1">
          <w:pPr>
            <w:pStyle w:val="ListParagraph"/>
            <w:numPr>
              <w:ilvl w:val="0"/>
              <w:numId w:val="2"/>
            </w:numPr>
            <w:rPr>
              <w:sz w:val="24"/>
              <w:szCs w:val="24"/>
              <w:lang w:eastAsia="en-GB"/>
            </w:rPr>
          </w:pPr>
          <w:r w:rsidRPr="00BD11A1">
            <w:rPr>
              <w:sz w:val="24"/>
              <w:szCs w:val="24"/>
              <w:lang w:eastAsia="en-GB"/>
            </w:rPr>
            <w:t>Teachers – This type of user will be using this system to demonstrate elastic collisions to a class. They may want to project the application through a projector onto a screen. They will need to know fully how to use the system.</w:t>
          </w:r>
          <w:r w:rsidR="0001257F" w:rsidRPr="00BD11A1">
            <w:rPr>
              <w:sz w:val="24"/>
              <w:szCs w:val="24"/>
              <w:lang w:eastAsia="en-GB"/>
            </w:rPr>
            <w:t xml:space="preserve"> </w:t>
          </w:r>
        </w:p>
        <w:p w14:paraId="143025AF" w14:textId="77777777" w:rsidR="00BD11A1" w:rsidRDefault="00BD11A1" w:rsidP="00BD11A1">
          <w:pPr>
            <w:pStyle w:val="ListParagraph"/>
            <w:rPr>
              <w:sz w:val="24"/>
              <w:szCs w:val="24"/>
              <w:lang w:eastAsia="en-GB"/>
            </w:rPr>
          </w:pPr>
        </w:p>
        <w:p w14:paraId="16226579" w14:textId="77777777" w:rsidR="00064FD5" w:rsidRDefault="00064FD5" w:rsidP="00E460D1">
          <w:pPr>
            <w:pStyle w:val="ListParagraph"/>
            <w:numPr>
              <w:ilvl w:val="0"/>
              <w:numId w:val="2"/>
            </w:numPr>
            <w:rPr>
              <w:sz w:val="24"/>
              <w:szCs w:val="24"/>
              <w:lang w:eastAsia="en-GB"/>
            </w:rPr>
          </w:pPr>
          <w:r w:rsidRPr="00BD11A1">
            <w:rPr>
              <w:sz w:val="24"/>
              <w:szCs w:val="24"/>
              <w:lang w:eastAsia="en-GB"/>
            </w:rPr>
            <w:t xml:space="preserve">Students </w:t>
          </w:r>
          <w:r w:rsidR="001C2483" w:rsidRPr="00BD11A1">
            <w:rPr>
              <w:sz w:val="24"/>
              <w:szCs w:val="24"/>
              <w:lang w:eastAsia="en-GB"/>
            </w:rPr>
            <w:t>–</w:t>
          </w:r>
          <w:r w:rsidRPr="00BD11A1">
            <w:rPr>
              <w:sz w:val="24"/>
              <w:szCs w:val="24"/>
              <w:lang w:eastAsia="en-GB"/>
            </w:rPr>
            <w:t xml:space="preserve"> </w:t>
          </w:r>
          <w:r w:rsidR="001C2483" w:rsidRPr="00BD11A1">
            <w:rPr>
              <w:sz w:val="24"/>
              <w:szCs w:val="24"/>
              <w:lang w:eastAsia="en-GB"/>
            </w:rPr>
            <w:t xml:space="preserve">They will use the system </w:t>
          </w:r>
          <w:r w:rsidR="00181D52" w:rsidRPr="00BD11A1">
            <w:rPr>
              <w:sz w:val="24"/>
              <w:szCs w:val="24"/>
              <w:lang w:eastAsia="en-GB"/>
            </w:rPr>
            <w:t>as homework set by the teacher. It will probably be used in the same way as the teachers.</w:t>
          </w:r>
        </w:p>
        <w:p w14:paraId="6EFAD6DC" w14:textId="77777777" w:rsidR="00421499" w:rsidRPr="00421499" w:rsidRDefault="00421499" w:rsidP="00421499">
          <w:pPr>
            <w:pStyle w:val="ListParagraph"/>
            <w:rPr>
              <w:sz w:val="24"/>
              <w:szCs w:val="24"/>
              <w:lang w:eastAsia="en-GB"/>
            </w:rPr>
          </w:pPr>
        </w:p>
        <w:p w14:paraId="3D728F93" w14:textId="77777777" w:rsidR="00421499" w:rsidRPr="00BD11A1" w:rsidRDefault="00421499" w:rsidP="00421499">
          <w:pPr>
            <w:pStyle w:val="ListParagraph"/>
            <w:rPr>
              <w:sz w:val="24"/>
              <w:szCs w:val="24"/>
              <w:lang w:eastAsia="en-GB"/>
            </w:rPr>
          </w:pPr>
        </w:p>
        <w:p w14:paraId="409B7D97" w14:textId="18795D6B" w:rsidR="00FA39BD" w:rsidRDefault="00FA39BD" w:rsidP="000B697A">
          <w:pPr>
            <w:pStyle w:val="Heading2"/>
            <w:pBdr>
              <w:top w:val="single" w:sz="24" w:space="1" w:color="D4EAF3" w:themeColor="accent1" w:themeTint="33"/>
            </w:pBdr>
          </w:pPr>
          <w:bookmarkStart w:id="9" w:name="_Toc413235329"/>
          <w:r w:rsidRPr="007A6E71">
            <w:t>Identification of user needs and limitations</w:t>
          </w:r>
          <w:bookmarkEnd w:id="9"/>
        </w:p>
        <w:p w14:paraId="7E92A220" w14:textId="4F4A868E" w:rsidR="00904B07" w:rsidRDefault="0005617E" w:rsidP="00904B07">
          <w:pPr>
            <w:ind w:firstLine="576"/>
            <w:rPr>
              <w:sz w:val="24"/>
              <w:szCs w:val="24"/>
              <w:lang w:eastAsia="en-GB"/>
            </w:rPr>
          </w:pPr>
          <w:r>
            <w:rPr>
              <w:sz w:val="24"/>
              <w:szCs w:val="24"/>
              <w:lang w:eastAsia="en-GB"/>
            </w:rPr>
            <w:t>Both teachers and students have the same needs.</w:t>
          </w:r>
        </w:p>
        <w:p w14:paraId="0A74C097" w14:textId="77777777" w:rsidR="00967F46" w:rsidRDefault="00967F46" w:rsidP="00967F46">
          <w:pPr>
            <w:ind w:left="576"/>
            <w:rPr>
              <w:sz w:val="24"/>
              <w:szCs w:val="24"/>
              <w:lang w:eastAsia="en-GB"/>
            </w:rPr>
          </w:pPr>
          <w:r>
            <w:rPr>
              <w:sz w:val="24"/>
              <w:szCs w:val="24"/>
              <w:lang w:eastAsia="en-GB"/>
            </w:rPr>
            <w:t>Shared needs:</w:t>
          </w:r>
        </w:p>
        <w:p w14:paraId="3C0D0C17" w14:textId="77777777" w:rsidR="00967F46" w:rsidRDefault="004C1132" w:rsidP="00E460D1">
          <w:pPr>
            <w:pStyle w:val="ListParagraph"/>
            <w:numPr>
              <w:ilvl w:val="0"/>
              <w:numId w:val="1"/>
            </w:numPr>
            <w:rPr>
              <w:sz w:val="24"/>
              <w:szCs w:val="24"/>
              <w:lang w:eastAsia="en-GB"/>
            </w:rPr>
          </w:pPr>
          <w:r>
            <w:rPr>
              <w:sz w:val="24"/>
              <w:szCs w:val="24"/>
              <w:lang w:eastAsia="en-GB"/>
            </w:rPr>
            <w:t>A user-friendly interface.</w:t>
          </w:r>
        </w:p>
        <w:p w14:paraId="5B95A0C6" w14:textId="77777777" w:rsidR="009400DE" w:rsidRDefault="009400DE" w:rsidP="00E460D1">
          <w:pPr>
            <w:pStyle w:val="ListParagraph"/>
            <w:numPr>
              <w:ilvl w:val="0"/>
              <w:numId w:val="1"/>
            </w:numPr>
            <w:rPr>
              <w:sz w:val="24"/>
              <w:szCs w:val="24"/>
              <w:lang w:eastAsia="en-GB"/>
            </w:rPr>
          </w:pPr>
          <w:r>
            <w:rPr>
              <w:sz w:val="24"/>
              <w:szCs w:val="24"/>
              <w:lang w:eastAsia="en-GB"/>
            </w:rPr>
            <w:t>A way of changing the speed of the simulation</w:t>
          </w:r>
          <w:r w:rsidR="004C1132">
            <w:rPr>
              <w:sz w:val="24"/>
              <w:szCs w:val="24"/>
              <w:lang w:eastAsia="en-GB"/>
            </w:rPr>
            <w:t>.</w:t>
          </w:r>
        </w:p>
        <w:p w14:paraId="0D9592F6" w14:textId="77777777" w:rsidR="009400DE" w:rsidRDefault="009400DE" w:rsidP="00E460D1">
          <w:pPr>
            <w:pStyle w:val="ListParagraph"/>
            <w:numPr>
              <w:ilvl w:val="0"/>
              <w:numId w:val="1"/>
            </w:numPr>
            <w:rPr>
              <w:sz w:val="24"/>
              <w:szCs w:val="24"/>
              <w:lang w:eastAsia="en-GB"/>
            </w:rPr>
          </w:pPr>
          <w:r>
            <w:rPr>
              <w:sz w:val="24"/>
              <w:szCs w:val="24"/>
              <w:lang w:eastAsia="en-GB"/>
            </w:rPr>
            <w:t>Interaction with the objects in the simulation</w:t>
          </w:r>
          <w:r w:rsidR="004C1132">
            <w:rPr>
              <w:sz w:val="24"/>
              <w:szCs w:val="24"/>
              <w:lang w:eastAsia="en-GB"/>
            </w:rPr>
            <w:t>.</w:t>
          </w:r>
        </w:p>
        <w:p w14:paraId="3E339081" w14:textId="57CB11A4" w:rsidR="004C1132" w:rsidRPr="00BF709A" w:rsidRDefault="00723BAE" w:rsidP="00E460D1">
          <w:pPr>
            <w:pStyle w:val="ListParagraph"/>
            <w:numPr>
              <w:ilvl w:val="0"/>
              <w:numId w:val="1"/>
            </w:numPr>
            <w:rPr>
              <w:sz w:val="24"/>
              <w:szCs w:val="24"/>
              <w:lang w:eastAsia="en-GB"/>
            </w:rPr>
          </w:pPr>
          <w:r>
            <w:rPr>
              <w:sz w:val="24"/>
              <w:szCs w:val="24"/>
              <w:lang w:eastAsia="en-GB"/>
            </w:rPr>
            <w:t>Information displayed about the system: energy in the system, d</w:t>
          </w:r>
          <w:r w:rsidR="00677536">
            <w:rPr>
              <w:sz w:val="24"/>
              <w:szCs w:val="24"/>
              <w:lang w:eastAsia="en-GB"/>
            </w:rPr>
            <w:t>irection of the</w:t>
          </w:r>
          <w:r w:rsidR="00395B54">
            <w:rPr>
              <w:sz w:val="24"/>
              <w:szCs w:val="24"/>
              <w:lang w:eastAsia="en-GB"/>
            </w:rPr>
            <w:t xml:space="preserve"> particles</w:t>
          </w:r>
          <w:r w:rsidR="00677536">
            <w:rPr>
              <w:sz w:val="24"/>
              <w:szCs w:val="24"/>
              <w:lang w:eastAsia="en-GB"/>
            </w:rPr>
            <w:t>, velocities, etc.</w:t>
          </w:r>
        </w:p>
        <w:p w14:paraId="5B3B73FC" w14:textId="0A742728" w:rsidR="0098364F" w:rsidRPr="00053667" w:rsidRDefault="00FA39BD" w:rsidP="00053667">
          <w:pPr>
            <w:pStyle w:val="Heading2"/>
            <w:pBdr>
              <w:top w:val="single" w:sz="24" w:space="1" w:color="D4EAF3" w:themeColor="accent1" w:themeTint="33"/>
            </w:pBdr>
          </w:pPr>
          <w:bookmarkStart w:id="10" w:name="_Toc413235330"/>
          <w:r w:rsidRPr="007A6E71">
            <w:lastRenderedPageBreak/>
            <w:t>Data sources and destinations</w:t>
          </w:r>
          <w:bookmarkEnd w:id="10"/>
        </w:p>
        <w:tbl>
          <w:tblPr>
            <w:tblStyle w:val="TableGrid"/>
            <w:tblW w:w="0" w:type="auto"/>
            <w:tblLook w:val="04A0" w:firstRow="1" w:lastRow="0" w:firstColumn="1" w:lastColumn="0" w:noHBand="0" w:noVBand="1"/>
          </w:tblPr>
          <w:tblGrid>
            <w:gridCol w:w="3005"/>
            <w:gridCol w:w="3005"/>
            <w:gridCol w:w="3006"/>
          </w:tblGrid>
          <w:tr w:rsidR="00771720" w14:paraId="6888DDE2" w14:textId="77777777" w:rsidTr="00771720">
            <w:tc>
              <w:tcPr>
                <w:tcW w:w="3005" w:type="dxa"/>
              </w:tcPr>
              <w:p w14:paraId="12DD838F" w14:textId="77777777" w:rsidR="00771720" w:rsidRPr="00771720" w:rsidRDefault="00771720" w:rsidP="00771720">
                <w:pPr>
                  <w:rPr>
                    <w:b/>
                    <w:sz w:val="36"/>
                    <w:szCs w:val="36"/>
                    <w:lang w:eastAsia="en-GB"/>
                  </w:rPr>
                </w:pPr>
                <w:r w:rsidRPr="00771720">
                  <w:rPr>
                    <w:b/>
                    <w:sz w:val="36"/>
                    <w:szCs w:val="36"/>
                    <w:lang w:eastAsia="en-GB"/>
                  </w:rPr>
                  <w:t>Data</w:t>
                </w:r>
              </w:p>
            </w:tc>
            <w:tc>
              <w:tcPr>
                <w:tcW w:w="3005" w:type="dxa"/>
              </w:tcPr>
              <w:p w14:paraId="570CC5D6" w14:textId="77777777" w:rsidR="00771720" w:rsidRPr="00771720" w:rsidRDefault="00771720" w:rsidP="00771720">
                <w:pPr>
                  <w:rPr>
                    <w:b/>
                    <w:sz w:val="36"/>
                    <w:szCs w:val="36"/>
                    <w:lang w:eastAsia="en-GB"/>
                  </w:rPr>
                </w:pPr>
                <w:r w:rsidRPr="00771720">
                  <w:rPr>
                    <w:b/>
                    <w:sz w:val="36"/>
                    <w:szCs w:val="36"/>
                    <w:lang w:eastAsia="en-GB"/>
                  </w:rPr>
                  <w:t>Source</w:t>
                </w:r>
              </w:p>
            </w:tc>
            <w:tc>
              <w:tcPr>
                <w:tcW w:w="3006" w:type="dxa"/>
              </w:tcPr>
              <w:p w14:paraId="200E881F" w14:textId="77777777" w:rsidR="00771720" w:rsidRDefault="00771720" w:rsidP="00771720">
                <w:pPr>
                  <w:rPr>
                    <w:lang w:eastAsia="en-GB"/>
                  </w:rPr>
                </w:pPr>
                <w:r>
                  <w:rPr>
                    <w:b/>
                    <w:sz w:val="36"/>
                    <w:szCs w:val="36"/>
                    <w:lang w:eastAsia="en-GB"/>
                  </w:rPr>
                  <w:t>Destination</w:t>
                </w:r>
              </w:p>
            </w:tc>
          </w:tr>
          <w:tr w:rsidR="00771720" w14:paraId="3E0CF69D" w14:textId="77777777" w:rsidTr="00771720">
            <w:tc>
              <w:tcPr>
                <w:tcW w:w="3005" w:type="dxa"/>
              </w:tcPr>
              <w:p w14:paraId="65B51206" w14:textId="1B78C851" w:rsidR="009400DE" w:rsidRPr="009400DE" w:rsidRDefault="009400DE" w:rsidP="009C358C">
                <w:pPr>
                  <w:rPr>
                    <w:sz w:val="24"/>
                    <w:szCs w:val="24"/>
                    <w:lang w:eastAsia="en-GB"/>
                  </w:rPr>
                </w:pPr>
                <w:r>
                  <w:rPr>
                    <w:sz w:val="24"/>
                    <w:szCs w:val="24"/>
                    <w:lang w:eastAsia="en-GB"/>
                  </w:rPr>
                  <w:t>Variables: radius of</w:t>
                </w:r>
                <w:r w:rsidR="00723BAE">
                  <w:rPr>
                    <w:sz w:val="24"/>
                    <w:szCs w:val="24"/>
                    <w:lang w:eastAsia="en-GB"/>
                  </w:rPr>
                  <w:t xml:space="preserve"> the </w:t>
                </w:r>
                <w:r w:rsidR="00FD61A2">
                  <w:rPr>
                    <w:sz w:val="24"/>
                    <w:szCs w:val="24"/>
                    <w:lang w:eastAsia="en-GB"/>
                  </w:rPr>
                  <w:t>particle</w:t>
                </w:r>
                <w:r w:rsidR="00723BAE">
                  <w:rPr>
                    <w:sz w:val="24"/>
                    <w:szCs w:val="24"/>
                    <w:lang w:eastAsia="en-GB"/>
                  </w:rPr>
                  <w:t xml:space="preserve">s, </w:t>
                </w:r>
                <w:r w:rsidR="009C358C">
                  <w:rPr>
                    <w:sz w:val="24"/>
                    <w:szCs w:val="24"/>
                    <w:lang w:eastAsia="en-GB"/>
                  </w:rPr>
                  <w:t xml:space="preserve">mass of the particle, </w:t>
                </w:r>
                <w:r w:rsidR="00123001">
                  <w:rPr>
                    <w:sz w:val="24"/>
                    <w:szCs w:val="24"/>
                    <w:lang w:eastAsia="en-GB"/>
                  </w:rPr>
                  <w:t>coefficient of restitution, colour of the particle, s</w:t>
                </w:r>
                <w:r w:rsidR="002D5C50">
                  <w:rPr>
                    <w:sz w:val="24"/>
                    <w:szCs w:val="24"/>
                    <w:lang w:eastAsia="en-GB"/>
                  </w:rPr>
                  <w:t>imulation sp</w:t>
                </w:r>
                <w:r w:rsidR="00123001">
                  <w:rPr>
                    <w:sz w:val="24"/>
                    <w:szCs w:val="24"/>
                    <w:lang w:eastAsia="en-GB"/>
                  </w:rPr>
                  <w:t>eed, graph zoom, graph y offset</w:t>
                </w:r>
                <w:r w:rsidR="002D159B">
                  <w:rPr>
                    <w:sz w:val="24"/>
                    <w:szCs w:val="24"/>
                    <w:lang w:eastAsia="en-GB"/>
                  </w:rPr>
                  <w:t>.</w:t>
                </w:r>
              </w:p>
            </w:tc>
            <w:tc>
              <w:tcPr>
                <w:tcW w:w="3005" w:type="dxa"/>
              </w:tcPr>
              <w:p w14:paraId="6A3BB82A" w14:textId="3C7D2EF9" w:rsidR="00771720" w:rsidRDefault="009C358C" w:rsidP="00771720">
                <w:pPr>
                  <w:rPr>
                    <w:sz w:val="24"/>
                    <w:szCs w:val="24"/>
                    <w:lang w:eastAsia="en-GB"/>
                  </w:rPr>
                </w:pPr>
                <w:r>
                  <w:rPr>
                    <w:sz w:val="24"/>
                    <w:szCs w:val="24"/>
                    <w:lang w:eastAsia="en-GB"/>
                  </w:rPr>
                  <w:t>Radius – on the add menu, when the mouse is scrolled the radius</w:t>
                </w:r>
                <w:r w:rsidR="001E587B">
                  <w:rPr>
                    <w:sz w:val="24"/>
                    <w:szCs w:val="24"/>
                    <w:lang w:eastAsia="en-GB"/>
                  </w:rPr>
                  <w:t xml:space="preserve"> of the particle</w:t>
                </w:r>
                <w:r>
                  <w:rPr>
                    <w:sz w:val="24"/>
                    <w:szCs w:val="24"/>
                    <w:lang w:eastAsia="en-GB"/>
                  </w:rPr>
                  <w:t xml:space="preserve"> will change size depending on whether the mouse was scrolled up or down (up = bigger, down = smaller)</w:t>
                </w:r>
                <w:r w:rsidR="001A0A6E">
                  <w:rPr>
                    <w:sz w:val="24"/>
                    <w:szCs w:val="24"/>
                    <w:lang w:eastAsia="en-GB"/>
                  </w:rPr>
                  <w:t>.</w:t>
                </w:r>
              </w:p>
              <w:p w14:paraId="464B851D" w14:textId="77777777" w:rsidR="001A0A6E" w:rsidRDefault="001A0A6E" w:rsidP="00771720">
                <w:pPr>
                  <w:rPr>
                    <w:sz w:val="24"/>
                    <w:szCs w:val="24"/>
                    <w:lang w:eastAsia="en-GB"/>
                  </w:rPr>
                </w:pPr>
              </w:p>
              <w:p w14:paraId="291524A3" w14:textId="7EE5D0AC" w:rsidR="001A0A6E" w:rsidRDefault="001A0A6E" w:rsidP="00771720">
                <w:pPr>
                  <w:rPr>
                    <w:sz w:val="24"/>
                    <w:szCs w:val="24"/>
                    <w:lang w:eastAsia="en-GB"/>
                  </w:rPr>
                </w:pPr>
                <w:r>
                  <w:rPr>
                    <w:sz w:val="24"/>
                    <w:szCs w:val="24"/>
                    <w:lang w:eastAsia="en-GB"/>
                  </w:rPr>
                  <w:t>Mass of the particle – scroll-bar</w:t>
                </w:r>
              </w:p>
              <w:p w14:paraId="5183550A" w14:textId="77777777" w:rsidR="001A0A6E" w:rsidRDefault="001A0A6E" w:rsidP="00771720">
                <w:pPr>
                  <w:rPr>
                    <w:sz w:val="24"/>
                    <w:szCs w:val="24"/>
                    <w:lang w:eastAsia="en-GB"/>
                  </w:rPr>
                </w:pPr>
              </w:p>
              <w:p w14:paraId="70395356" w14:textId="2FAD8DDA" w:rsidR="001A0A6E" w:rsidRDefault="001A0A6E" w:rsidP="00771720">
                <w:pPr>
                  <w:rPr>
                    <w:sz w:val="24"/>
                    <w:szCs w:val="24"/>
                    <w:lang w:eastAsia="en-GB"/>
                  </w:rPr>
                </w:pPr>
                <w:r>
                  <w:rPr>
                    <w:sz w:val="24"/>
                    <w:szCs w:val="24"/>
                    <w:lang w:eastAsia="en-GB"/>
                  </w:rPr>
                  <w:t>Coefficient of restitution – scroll-bar</w:t>
                </w:r>
              </w:p>
              <w:p w14:paraId="113B9DE4" w14:textId="77777777" w:rsidR="00123001" w:rsidRDefault="00123001" w:rsidP="00771720">
                <w:pPr>
                  <w:rPr>
                    <w:sz w:val="24"/>
                    <w:szCs w:val="24"/>
                    <w:lang w:eastAsia="en-GB"/>
                  </w:rPr>
                </w:pPr>
              </w:p>
              <w:p w14:paraId="3724E056" w14:textId="76D74A0F" w:rsidR="00123001" w:rsidRDefault="00123001" w:rsidP="00771720">
                <w:pPr>
                  <w:rPr>
                    <w:sz w:val="24"/>
                    <w:szCs w:val="24"/>
                    <w:lang w:eastAsia="en-GB"/>
                  </w:rPr>
                </w:pPr>
                <w:r>
                  <w:rPr>
                    <w:sz w:val="24"/>
                    <w:szCs w:val="24"/>
                    <w:lang w:eastAsia="en-GB"/>
                  </w:rPr>
                  <w:t>Colour of the particle – button to generate random colours</w:t>
                </w:r>
              </w:p>
              <w:p w14:paraId="3027BEDC" w14:textId="77777777" w:rsidR="001A0A6E" w:rsidRDefault="001A0A6E" w:rsidP="00771720">
                <w:pPr>
                  <w:rPr>
                    <w:sz w:val="24"/>
                    <w:szCs w:val="24"/>
                    <w:lang w:eastAsia="en-GB"/>
                  </w:rPr>
                </w:pPr>
              </w:p>
              <w:p w14:paraId="2F12F3BD" w14:textId="223D8404" w:rsidR="001A0A6E" w:rsidRDefault="001A0A6E" w:rsidP="00771720">
                <w:pPr>
                  <w:rPr>
                    <w:sz w:val="24"/>
                    <w:szCs w:val="24"/>
                    <w:lang w:eastAsia="en-GB"/>
                  </w:rPr>
                </w:pPr>
                <w:r>
                  <w:rPr>
                    <w:sz w:val="24"/>
                    <w:szCs w:val="24"/>
                    <w:lang w:eastAsia="en-GB"/>
                  </w:rPr>
                  <w:t>Simulation speed – scroll-bar</w:t>
                </w:r>
              </w:p>
              <w:p w14:paraId="2CFE4487" w14:textId="77777777" w:rsidR="001A0A6E" w:rsidRDefault="001A0A6E" w:rsidP="00771720">
                <w:pPr>
                  <w:rPr>
                    <w:sz w:val="24"/>
                    <w:szCs w:val="24"/>
                    <w:lang w:eastAsia="en-GB"/>
                  </w:rPr>
                </w:pPr>
              </w:p>
              <w:p w14:paraId="242B187F" w14:textId="5F5D64D9" w:rsidR="001A0A6E" w:rsidRDefault="001A0A6E" w:rsidP="00771720">
                <w:pPr>
                  <w:rPr>
                    <w:sz w:val="24"/>
                    <w:szCs w:val="24"/>
                    <w:lang w:eastAsia="en-GB"/>
                  </w:rPr>
                </w:pPr>
                <w:r>
                  <w:rPr>
                    <w:sz w:val="24"/>
                    <w:szCs w:val="24"/>
                    <w:lang w:eastAsia="en-GB"/>
                  </w:rPr>
                  <w:t>Graph zoom – buttons for zoom in and out</w:t>
                </w:r>
              </w:p>
              <w:p w14:paraId="1CF2C6E7" w14:textId="77777777" w:rsidR="001A0A6E" w:rsidRDefault="001A0A6E" w:rsidP="00771720">
                <w:pPr>
                  <w:rPr>
                    <w:sz w:val="24"/>
                    <w:szCs w:val="24"/>
                    <w:lang w:eastAsia="en-GB"/>
                  </w:rPr>
                </w:pPr>
              </w:p>
              <w:p w14:paraId="6E8151BC" w14:textId="3B223D73" w:rsidR="009C358C" w:rsidRPr="00254520" w:rsidRDefault="001A0A6E" w:rsidP="00771720">
                <w:pPr>
                  <w:rPr>
                    <w:sz w:val="24"/>
                    <w:szCs w:val="24"/>
                    <w:lang w:eastAsia="en-GB"/>
                  </w:rPr>
                </w:pPr>
                <w:r>
                  <w:rPr>
                    <w:sz w:val="24"/>
                    <w:szCs w:val="24"/>
                    <w:lang w:eastAsia="en-GB"/>
                  </w:rPr>
                  <w:t>Graph y offset – button for y increase (move graph down) and y decrease (move graph up)</w:t>
                </w:r>
              </w:p>
            </w:tc>
            <w:tc>
              <w:tcPr>
                <w:tcW w:w="3006" w:type="dxa"/>
              </w:tcPr>
              <w:p w14:paraId="7229862A" w14:textId="5BE01050" w:rsidR="00771720" w:rsidRPr="00254520" w:rsidRDefault="0048584C" w:rsidP="0048584C">
                <w:pPr>
                  <w:rPr>
                    <w:sz w:val="24"/>
                    <w:szCs w:val="24"/>
                    <w:lang w:eastAsia="en-GB"/>
                  </w:rPr>
                </w:pPr>
                <w:r>
                  <w:rPr>
                    <w:sz w:val="24"/>
                    <w:szCs w:val="24"/>
                    <w:lang w:eastAsia="en-GB"/>
                  </w:rPr>
                  <w:t>Stored as variables with their respective names, in the system.</w:t>
                </w:r>
              </w:p>
            </w:tc>
          </w:tr>
        </w:tbl>
        <w:p w14:paraId="2238782C" w14:textId="28C55F3D" w:rsidR="00771720" w:rsidRDefault="00771720" w:rsidP="00771720">
          <w:pPr>
            <w:rPr>
              <w:lang w:eastAsia="en-GB"/>
            </w:rPr>
          </w:pPr>
        </w:p>
        <w:p w14:paraId="6B6701CE" w14:textId="77777777" w:rsidR="00D11CDE" w:rsidRPr="00771720" w:rsidRDefault="00D11CDE" w:rsidP="00771720">
          <w:pPr>
            <w:rPr>
              <w:lang w:eastAsia="en-GB"/>
            </w:rPr>
          </w:pPr>
        </w:p>
        <w:p w14:paraId="69BD3A2A" w14:textId="50D6C42A" w:rsidR="00FA39BD" w:rsidRDefault="00FA39BD" w:rsidP="000B697A">
          <w:pPr>
            <w:pStyle w:val="Heading2"/>
            <w:pBdr>
              <w:top w:val="single" w:sz="24" w:space="1" w:color="D4EAF3" w:themeColor="accent1" w:themeTint="33"/>
            </w:pBdr>
          </w:pPr>
          <w:bookmarkStart w:id="11" w:name="_Toc413235331"/>
          <w:r w:rsidRPr="007A6E71">
            <w:t>Data Volumes</w:t>
          </w:r>
          <w:bookmarkEnd w:id="11"/>
        </w:p>
        <w:p w14:paraId="1B6D40B1" w14:textId="73ED50DD" w:rsidR="00053667" w:rsidRDefault="0099532E" w:rsidP="00053667">
          <w:pPr>
            <w:rPr>
              <w:sz w:val="24"/>
              <w:szCs w:val="24"/>
              <w:lang w:eastAsia="en-GB"/>
            </w:rPr>
          </w:pPr>
          <w:r w:rsidRPr="0099532E">
            <w:rPr>
              <w:sz w:val="24"/>
              <w:szCs w:val="24"/>
              <w:lang w:eastAsia="en-GB"/>
            </w:rPr>
            <w:t>Data may be stored for the simulation</w:t>
          </w:r>
          <w:r>
            <w:rPr>
              <w:sz w:val="24"/>
              <w:szCs w:val="24"/>
              <w:lang w:eastAsia="en-GB"/>
            </w:rPr>
            <w:t xml:space="preserve"> in the future</w:t>
          </w:r>
          <w:r w:rsidR="001246A9">
            <w:rPr>
              <w:sz w:val="24"/>
              <w:szCs w:val="24"/>
              <w:lang w:eastAsia="en-GB"/>
            </w:rPr>
            <w:t xml:space="preserve"> in a database</w:t>
          </w:r>
          <w:r>
            <w:rPr>
              <w:sz w:val="24"/>
              <w:szCs w:val="24"/>
              <w:lang w:eastAsia="en-GB"/>
            </w:rPr>
            <w:t>, but for now dat</w:t>
          </w:r>
          <w:r w:rsidR="00B80DDD">
            <w:rPr>
              <w:sz w:val="24"/>
              <w:szCs w:val="24"/>
              <w:lang w:eastAsia="en-GB"/>
            </w:rPr>
            <w:t>a will only be used temporarily</w:t>
          </w:r>
          <w:r>
            <w:rPr>
              <w:sz w:val="24"/>
              <w:szCs w:val="24"/>
              <w:lang w:eastAsia="en-GB"/>
            </w:rPr>
            <w:t xml:space="preserve"> while the program is running</w:t>
          </w:r>
          <w:r w:rsidR="0098364F">
            <w:rPr>
              <w:sz w:val="24"/>
              <w:szCs w:val="24"/>
              <w:lang w:eastAsia="en-GB"/>
            </w:rPr>
            <w:t>.</w:t>
          </w:r>
          <w:r w:rsidR="001246A9">
            <w:rPr>
              <w:sz w:val="24"/>
              <w:szCs w:val="24"/>
              <w:lang w:eastAsia="en-GB"/>
            </w:rPr>
            <w:t xml:space="preserve"> Variables</w:t>
          </w:r>
          <w:r w:rsidR="002A686A">
            <w:rPr>
              <w:sz w:val="24"/>
              <w:szCs w:val="24"/>
              <w:lang w:eastAsia="en-GB"/>
            </w:rPr>
            <w:t xml:space="preserve"> stored in a URL could be used by the program, but this would be a final addition, after the bulk of the program has been created.</w:t>
          </w:r>
        </w:p>
        <w:p w14:paraId="3C1E3682" w14:textId="77777777" w:rsidR="00C0688B" w:rsidRPr="0099532E" w:rsidRDefault="0098364F" w:rsidP="00053667">
          <w:pPr>
            <w:rPr>
              <w:sz w:val="24"/>
              <w:szCs w:val="24"/>
              <w:lang w:eastAsia="en-GB"/>
            </w:rPr>
          </w:pPr>
          <w:r>
            <w:rPr>
              <w:sz w:val="24"/>
              <w:szCs w:val="24"/>
              <w:lang w:eastAsia="en-GB"/>
            </w:rPr>
            <w:t>The processing of this data will be</w:t>
          </w:r>
          <w:r w:rsidR="001246A9">
            <w:rPr>
              <w:sz w:val="24"/>
              <w:szCs w:val="24"/>
              <w:lang w:eastAsia="en-GB"/>
            </w:rPr>
            <w:t xml:space="preserve"> done at runtime.</w:t>
          </w:r>
        </w:p>
        <w:p w14:paraId="6E1DF10A" w14:textId="2DE5F893" w:rsidR="0047107B" w:rsidRDefault="00FA39BD" w:rsidP="0047107B">
          <w:pPr>
            <w:pStyle w:val="Heading2"/>
            <w:pBdr>
              <w:top w:val="single" w:sz="24" w:space="1" w:color="D4EAF3" w:themeColor="accent1" w:themeTint="33"/>
            </w:pBdr>
          </w:pPr>
          <w:bookmarkStart w:id="12" w:name="_Toc413235332"/>
          <w:r w:rsidRPr="007A6E71">
            <w:t xml:space="preserve">Data flow </w:t>
          </w:r>
          <w:commentRangeStart w:id="13"/>
          <w:r w:rsidRPr="007A6E71">
            <w:t>diagrams</w:t>
          </w:r>
          <w:commentRangeEnd w:id="13"/>
          <w:r w:rsidR="001E4C97">
            <w:rPr>
              <w:rStyle w:val="CommentReference"/>
              <w:rFonts w:eastAsiaTheme="minorEastAsia"/>
              <w:caps/>
            </w:rPr>
            <w:commentReference w:id="13"/>
          </w:r>
          <w:bookmarkEnd w:id="12"/>
        </w:p>
        <w:p w14:paraId="054EAC5C" w14:textId="6D66556D" w:rsidR="00DF010B" w:rsidRDefault="00DF010B" w:rsidP="00066606">
          <w:pPr>
            <w:rPr>
              <w:b/>
              <w:sz w:val="24"/>
              <w:szCs w:val="24"/>
              <w:u w:val="single"/>
              <w:lang w:eastAsia="en-GB"/>
            </w:rPr>
          </w:pPr>
          <w:r>
            <w:rPr>
              <w:b/>
              <w:sz w:val="24"/>
              <w:szCs w:val="24"/>
              <w:u w:val="single"/>
              <w:lang w:eastAsia="en-GB"/>
            </w:rPr>
            <w:t>Context diagram:</w:t>
          </w:r>
        </w:p>
        <w:p w14:paraId="75C3A38D" w14:textId="77777777" w:rsidR="00DF010B" w:rsidRPr="00553566" w:rsidRDefault="00DF010B" w:rsidP="00066606">
          <w:pPr>
            <w:rPr>
              <w:sz w:val="24"/>
              <w:szCs w:val="24"/>
              <w:lang w:eastAsia="en-GB"/>
            </w:rPr>
          </w:pPr>
        </w:p>
        <w:p w14:paraId="3636F78D" w14:textId="77777777" w:rsidR="00DF010B" w:rsidRDefault="00DF010B" w:rsidP="00066606">
          <w:pPr>
            <w:rPr>
              <w:b/>
              <w:sz w:val="24"/>
              <w:szCs w:val="24"/>
              <w:u w:val="single"/>
              <w:lang w:eastAsia="en-GB"/>
            </w:rPr>
          </w:pPr>
        </w:p>
        <w:p w14:paraId="0DB50858" w14:textId="77777777" w:rsidR="00066606" w:rsidRPr="00173354" w:rsidRDefault="00066606" w:rsidP="00066606">
          <w:pPr>
            <w:rPr>
              <w:b/>
              <w:sz w:val="24"/>
              <w:szCs w:val="24"/>
              <w:u w:val="single"/>
              <w:lang w:eastAsia="en-GB"/>
            </w:rPr>
          </w:pPr>
          <w:r w:rsidRPr="00173354">
            <w:rPr>
              <w:b/>
              <w:sz w:val="24"/>
              <w:szCs w:val="24"/>
              <w:u w:val="single"/>
              <w:lang w:eastAsia="en-GB"/>
            </w:rPr>
            <w:t xml:space="preserve">Data </w:t>
          </w:r>
          <w:commentRangeStart w:id="14"/>
          <w:r w:rsidRPr="00173354">
            <w:rPr>
              <w:b/>
              <w:sz w:val="24"/>
              <w:szCs w:val="24"/>
              <w:u w:val="single"/>
              <w:lang w:eastAsia="en-GB"/>
            </w:rPr>
            <w:t>flow</w:t>
          </w:r>
          <w:commentRangeEnd w:id="14"/>
          <w:r w:rsidR="00671EBC">
            <w:rPr>
              <w:rStyle w:val="CommentReference"/>
            </w:rPr>
            <w:commentReference w:id="14"/>
          </w:r>
          <w:r w:rsidRPr="00173354">
            <w:rPr>
              <w:b/>
              <w:sz w:val="24"/>
              <w:szCs w:val="24"/>
              <w:u w:val="single"/>
              <w:lang w:eastAsia="en-GB"/>
            </w:rPr>
            <w:t xml:space="preserve"> for current system:</w:t>
          </w:r>
        </w:p>
        <w:p w14:paraId="750DC73F" w14:textId="77777777" w:rsidR="00C0688B" w:rsidRDefault="00257C6B" w:rsidP="00C0688B">
          <w:pPr>
            <w:rPr>
              <w:lang w:eastAsia="en-GB"/>
            </w:rPr>
          </w:pPr>
          <w:r w:rsidRPr="00C0688B">
            <w:rPr>
              <w:noProof/>
              <w:lang w:eastAsia="en-GB"/>
            </w:rPr>
            <mc:AlternateContent>
              <mc:Choice Requires="wps">
                <w:drawing>
                  <wp:anchor distT="45720" distB="45720" distL="114300" distR="114300" simplePos="0" relativeHeight="251698176" behindDoc="0" locked="0" layoutInCell="1" allowOverlap="1" wp14:anchorId="586BBFA3" wp14:editId="7DB28CBE">
                    <wp:simplePos x="0" y="0"/>
                    <wp:positionH relativeFrom="column">
                      <wp:posOffset>4525441</wp:posOffset>
                    </wp:positionH>
                    <wp:positionV relativeFrom="paragraph">
                      <wp:posOffset>160560</wp:posOffset>
                    </wp:positionV>
                    <wp:extent cx="1038225" cy="3905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4A76FE91" w14:textId="77777777" w:rsidR="00E70AE3" w:rsidRDefault="00E70AE3" w:rsidP="00257C6B">
                                <w:pPr>
                                  <w:jc w:val="center"/>
                                  <w:rPr>
                                    <w:sz w:val="32"/>
                                    <w:szCs w:val="32"/>
                                  </w:rPr>
                                </w:pPr>
                                <w:r>
                                  <w:rPr>
                                    <w:sz w:val="32"/>
                                    <w:szCs w:val="32"/>
                                  </w:rPr>
                                  <w:t>Students</w:t>
                                </w:r>
                              </w:p>
                              <w:p w14:paraId="5210F03E" w14:textId="77777777" w:rsidR="00E70AE3" w:rsidRPr="00DF786D" w:rsidRDefault="00E70AE3" w:rsidP="00257C6B">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BFA3" id="Text Box 2" o:spid="_x0000_s1036" type="#_x0000_t202" style="position:absolute;margin-left:356.35pt;margin-top:12.65pt;width:81.75pt;height:30.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" fillcolor="#e6eef0 [664]">
                    <v:textbox>
                      <w:txbxContent>
                        <w:p w14:paraId="4A76FE91" w14:textId="77777777" w:rsidR="00E70AE3" w:rsidRDefault="00E70AE3" w:rsidP="00257C6B">
                          <w:pPr>
                            <w:jc w:val="center"/>
                            <w:rPr>
                              <w:sz w:val="32"/>
                              <w:szCs w:val="32"/>
                            </w:rPr>
                          </w:pPr>
                          <w:r>
                            <w:rPr>
                              <w:sz w:val="32"/>
                              <w:szCs w:val="32"/>
                            </w:rPr>
                            <w:t>Students</w:t>
                          </w:r>
                        </w:p>
                        <w:p w14:paraId="5210F03E" w14:textId="77777777" w:rsidR="00E70AE3" w:rsidRPr="00DF786D" w:rsidRDefault="00E70AE3" w:rsidP="00257C6B">
                          <w:pPr>
                            <w:jc w:val="center"/>
                            <w:rPr>
                              <w:sz w:val="32"/>
                              <w:szCs w:val="32"/>
                            </w:rPr>
                          </w:pPr>
                        </w:p>
                      </w:txbxContent>
                    </v:textbox>
                    <w10:wrap type="square"/>
                  </v:shape>
                </w:pict>
              </mc:Fallback>
            </mc:AlternateContent>
          </w:r>
          <w:r w:rsidR="00C0688B" w:rsidRPr="00C0688B">
            <w:rPr>
              <w:noProof/>
              <w:lang w:eastAsia="en-GB"/>
            </w:rPr>
            <mc:AlternateContent>
              <mc:Choice Requires="wps">
                <w:drawing>
                  <wp:anchor distT="45720" distB="45720" distL="114300" distR="114300" simplePos="0" relativeHeight="251649024" behindDoc="0" locked="0" layoutInCell="1" allowOverlap="1" wp14:anchorId="7C38104E" wp14:editId="45CE3E26">
                    <wp:simplePos x="0" y="0"/>
                    <wp:positionH relativeFrom="column">
                      <wp:posOffset>152400</wp:posOffset>
                    </wp:positionH>
                    <wp:positionV relativeFrom="paragraph">
                      <wp:posOffset>113665</wp:posOffset>
                    </wp:positionV>
                    <wp:extent cx="1038225" cy="390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3EA386CF" w14:textId="77777777" w:rsidR="00E70AE3" w:rsidRPr="00DF786D" w:rsidRDefault="00E70AE3" w:rsidP="00DF786D">
                                <w:pPr>
                                  <w:jc w:val="center"/>
                                  <w:rPr>
                                    <w:sz w:val="32"/>
                                    <w:szCs w:val="32"/>
                                  </w:rPr>
                                </w:pPr>
                                <w:r w:rsidRPr="00DF786D">
                                  <w:rPr>
                                    <w:sz w:val="32"/>
                                    <w:szCs w:val="32"/>
                                  </w:rPr>
                                  <w:t>Teachers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8104E" id="_x0000_s1037" type="#_x0000_t202" style="position:absolute;margin-left:12pt;margin-top:8.95pt;width:81.75pt;height:30.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" fillcolor="#e6eef0 [664]">
                    <v:textbox>
                      <w:txbxContent>
                        <w:p w14:paraId="3EA386CF" w14:textId="77777777" w:rsidR="00E70AE3" w:rsidRPr="00DF786D" w:rsidRDefault="00E70AE3" w:rsidP="00DF786D">
                          <w:pPr>
                            <w:jc w:val="center"/>
                            <w:rPr>
                              <w:sz w:val="32"/>
                              <w:szCs w:val="32"/>
                            </w:rPr>
                          </w:pPr>
                          <w:r w:rsidRPr="00DF786D">
                            <w:rPr>
                              <w:sz w:val="32"/>
                              <w:szCs w:val="32"/>
                            </w:rPr>
                            <w:t>Teachers</w:t>
                          </w:r>
                        </w:p>
                      </w:txbxContent>
                    </v:textbox>
                    <w10:wrap type="square"/>
                  </v:shape>
                </w:pict>
              </mc:Fallback>
            </mc:AlternateContent>
          </w:r>
        </w:p>
        <w:p w14:paraId="2CA1AD54" w14:textId="77777777" w:rsidR="00C0688B" w:rsidRDefault="00257C6B" w:rsidP="00C0688B">
          <w:pPr>
            <w:rPr>
              <w:lang w:eastAsia="en-GB"/>
            </w:rPr>
          </w:pPr>
          <w:r>
            <w:rPr>
              <w:noProof/>
              <w:lang w:eastAsia="en-GB"/>
            </w:rPr>
            <mc:AlternateContent>
              <mc:Choice Requires="wps">
                <w:drawing>
                  <wp:anchor distT="0" distB="0" distL="114300" distR="114300" simplePos="0" relativeHeight="251643903" behindDoc="0" locked="0" layoutInCell="1" allowOverlap="1" wp14:anchorId="75596A8E" wp14:editId="14330BA7">
                    <wp:simplePos x="0" y="0"/>
                    <wp:positionH relativeFrom="column">
                      <wp:posOffset>4123426</wp:posOffset>
                    </wp:positionH>
                    <wp:positionV relativeFrom="paragraph">
                      <wp:posOffset>185575</wp:posOffset>
                    </wp:positionV>
                    <wp:extent cx="1397480" cy="2766743"/>
                    <wp:effectExtent l="38100" t="0" r="12700" b="90805"/>
                    <wp:wrapNone/>
                    <wp:docPr id="198" name="Elbow Connector 198"/>
                    <wp:cNvGraphicFramePr/>
                    <a:graphic xmlns:a="http://schemas.openxmlformats.org/drawingml/2006/main">
                      <a:graphicData uri="http://schemas.microsoft.com/office/word/2010/wordprocessingShape">
                        <wps:wsp>
                          <wps:cNvCnPr/>
                          <wps:spPr>
                            <a:xfrm flipH="1">
                              <a:off x="0" y="0"/>
                              <a:ext cx="1397480" cy="27667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55A1C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8" o:spid="_x0000_s1026" type="#_x0000_t34" style="position:absolute;margin-left:324.7pt;margin-top:14.6pt;width:110.05pt;height:217.85pt;flip:x;z-index:2516439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642878" behindDoc="0" locked="0" layoutInCell="1" allowOverlap="1" wp14:anchorId="476E9546" wp14:editId="0552C2F7">
                    <wp:simplePos x="0" y="0"/>
                    <wp:positionH relativeFrom="column">
                      <wp:posOffset>439947</wp:posOffset>
                    </wp:positionH>
                    <wp:positionV relativeFrom="paragraph">
                      <wp:posOffset>131482</wp:posOffset>
                    </wp:positionV>
                    <wp:extent cx="1147313" cy="914400"/>
                    <wp:effectExtent l="0" t="0" r="53340" b="95250"/>
                    <wp:wrapNone/>
                    <wp:docPr id="196" name="Elbow Connector 196"/>
                    <wp:cNvGraphicFramePr/>
                    <a:graphic xmlns:a="http://schemas.openxmlformats.org/drawingml/2006/main">
                      <a:graphicData uri="http://schemas.microsoft.com/office/word/2010/wordprocessingShape">
                        <wps:wsp>
                          <wps:cNvCnPr/>
                          <wps:spPr>
                            <a:xfrm>
                              <a:off x="0" y="0"/>
                              <a:ext cx="1147313" cy="914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BED24" id="Elbow Connector 196" o:spid="_x0000_s1026" type="#_x0000_t34" style="position:absolute;margin-left:34.65pt;margin-top:10.35pt;width:90.35pt;height:1in;z-index:251642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701248" behindDoc="0" locked="0" layoutInCell="1" allowOverlap="1" wp14:anchorId="4DF0FC02" wp14:editId="530E212C">
                    <wp:simplePos x="0" y="0"/>
                    <wp:positionH relativeFrom="column">
                      <wp:posOffset>4106174</wp:posOffset>
                    </wp:positionH>
                    <wp:positionV relativeFrom="paragraph">
                      <wp:posOffset>88349</wp:posOffset>
                    </wp:positionV>
                    <wp:extent cx="439947" cy="819509"/>
                    <wp:effectExtent l="0" t="76200" r="0" b="19050"/>
                    <wp:wrapNone/>
                    <wp:docPr id="197" name="Elbow Connector 197"/>
                    <wp:cNvGraphicFramePr/>
                    <a:graphic xmlns:a="http://schemas.openxmlformats.org/drawingml/2006/main">
                      <a:graphicData uri="http://schemas.microsoft.com/office/word/2010/wordprocessingShape">
                        <wps:wsp>
                          <wps:cNvCnPr/>
                          <wps:spPr>
                            <a:xfrm flipV="1">
                              <a:off x="0" y="0"/>
                              <a:ext cx="439947" cy="8195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30D6D" id="Elbow Connector 197" o:spid="_x0000_s1026" type="#_x0000_t34" style="position:absolute;margin-left:323.3pt;margin-top:6.95pt;width:34.65pt;height:64.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" strokecolor="black [3200]" strokeweight="1pt">
                    <v:stroke endarrow="block" endcap="round"/>
                  </v:shape>
                </w:pict>
              </mc:Fallback>
            </mc:AlternateContent>
          </w:r>
        </w:p>
        <w:p w14:paraId="518349A7" w14:textId="77777777" w:rsidR="00C0688B" w:rsidRDefault="00257C6B" w:rsidP="00C0688B">
          <w:pPr>
            <w:rPr>
              <w:lang w:eastAsia="en-GB"/>
            </w:rPr>
          </w:pPr>
          <w:r>
            <w:rPr>
              <w:noProof/>
              <w:lang w:eastAsia="en-GB"/>
            </w:rPr>
            <mc:AlternateContent>
              <mc:Choice Requires="wpg">
                <w:drawing>
                  <wp:anchor distT="0" distB="0" distL="114300" distR="114300" simplePos="0" relativeHeight="251651072" behindDoc="0" locked="0" layoutInCell="1" allowOverlap="1" wp14:anchorId="048422B2" wp14:editId="13241A85">
                    <wp:simplePos x="0" y="0"/>
                    <wp:positionH relativeFrom="margin">
                      <wp:align>center</wp:align>
                    </wp:positionH>
                    <wp:positionV relativeFrom="paragraph">
                      <wp:posOffset>7356</wp:posOffset>
                    </wp:positionV>
                    <wp:extent cx="2510287" cy="1438275"/>
                    <wp:effectExtent l="0" t="0" r="23495" b="28575"/>
                    <wp:wrapNone/>
                    <wp:docPr id="13" name="Group 13"/>
                    <wp:cNvGraphicFramePr/>
                    <a:graphic xmlns:a="http://schemas.openxmlformats.org/drawingml/2006/main">
                      <a:graphicData uri="http://schemas.microsoft.com/office/word/2010/wordprocessingGroup">
                        <wpg:wgp>
                          <wpg:cNvGrpSpPr/>
                          <wpg:grpSpPr>
                            <a:xfrm>
                              <a:off x="0" y="0"/>
                              <a:ext cx="2510287" cy="1438275"/>
                              <a:chOff x="0" y="1"/>
                              <a:chExt cx="1724025" cy="2238376"/>
                            </a:xfrm>
                          </wpg:grpSpPr>
                          <wps:wsp>
                            <wps:cNvPr id="11" name="Rounded Rectangle 1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B8A957" w14:textId="77777777" w:rsidR="00E70AE3" w:rsidRPr="00DF786D" w:rsidRDefault="00E70AE3">
                                  <w:pPr>
                                    <w:rPr>
                                      <w:sz w:val="32"/>
                                      <w:szCs w:val="32"/>
                                    </w:rPr>
                                  </w:pPr>
                                  <w:r>
                                    <w:rPr>
                                      <w:sz w:val="32"/>
                                      <w:szCs w:val="32"/>
                                    </w:rPr>
                                    <w:t>Teacher explains concepts related to elastic collisions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422B2" id="Group 13" o:spid="_x0000_s1038" style="position:absolute;margin-left:0;margin-top:.6pt;width:197.65pt;height:113.25pt;z-index:251651072;mso-position-horizontal:center;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">
                    <v:roundrect id="Rounded Rectangle 11" o:spid="_x0000_s103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4tcIA&#10;AADbAAAADwAAAGRycy9kb3ducmV2LnhtbERPTWvCQBC9F/oflin0VjfpobXRjUgh4sVDVGiP0+yY&#10;RLOzYXeN8d93BcHbPN7nzBej6cRAzreWFaSTBARxZXXLtYL9rnibgvABWWNnmRRcycMif36aY6bt&#10;hUsatqEWMYR9hgqaEPpMSl81ZNBPbE8cuYN1BkOErpba4SWGm06+J8mHNNhybGiwp++GqtP2bBSU&#10;Xz/TdiiOy7IIZXLe/31ufldOqdeXcTkDEWgMD/HdvdZxfgq3X+I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i1wgAAANsAAAAPAAAAAAAAAAAAAAAAAJgCAABkcnMvZG93&#10;bnJldi54bWxQSwUGAAAAAAQABAD1AAAAhwMAAAAA&#10;" fillcolor="#7fc0db [1940]" strokecolor="black [3213]" strokeweight="1.5pt">
                      <v:stroke endcap="round"/>
                    </v:roundrect>
                    <v:shape id="Text Box 12" o:spid="_x0000_s104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Buc8IA&#10;AADbAAAADwAAAGRycy9kb3ducmV2LnhtbERP22rCQBB9F/oPyxT6UnRTlVBiNlKElmIFrfoBQ3Zy&#10;qdnZkN0m8e/dQsG3OZzrpOvRNKKnztWWFbzMIhDEudU1lwrOp/fpKwjnkTU2lknBlRyss4dJiom2&#10;A39Tf/SlCCHsElRQed8mUrq8IoNuZlviwBW2M+gD7EqpOxxCuGnkPIpiabDm0FBhS5uK8svx1yhY&#10;fJjNYZlHxXOxdz/8VcYXt9sq9fQ4vq1AeBr9Xfzv/tRh/hz+fgkH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G5zwgAAANsAAAAPAAAAAAAAAAAAAAAAAJgCAABkcnMvZG93&#10;bnJldi54bWxQSwUGAAAAAAQABAD1AAAAhwMAAAAA&#10;" fillcolor="#e6eef0 [664]" strokeweight=".5pt">
                      <v:textbox>
                        <w:txbxContent>
                          <w:p w14:paraId="5CB8A957" w14:textId="77777777" w:rsidR="00E70AE3" w:rsidRPr="00DF786D" w:rsidRDefault="00E70AE3">
                            <w:pPr>
                              <w:rPr>
                                <w:sz w:val="32"/>
                                <w:szCs w:val="32"/>
                              </w:rPr>
                            </w:pPr>
                            <w:r>
                              <w:rPr>
                                <w:sz w:val="32"/>
                                <w:szCs w:val="32"/>
                              </w:rPr>
                              <w:t>Teacher explains concepts related to elastic collisions</w:t>
                            </w:r>
                          </w:p>
                        </w:txbxContent>
                      </v:textbox>
                    </v:shape>
                    <w10:wrap anchorx="margin"/>
                  </v:group>
                </w:pict>
              </mc:Fallback>
            </mc:AlternateContent>
          </w:r>
        </w:p>
        <w:p w14:paraId="34AD7937" w14:textId="77777777" w:rsidR="00C0688B" w:rsidRDefault="00C0688B" w:rsidP="00C0688B">
          <w:pPr>
            <w:rPr>
              <w:lang w:eastAsia="en-GB"/>
            </w:rPr>
          </w:pPr>
        </w:p>
        <w:p w14:paraId="7E0FFBE2" w14:textId="77777777" w:rsidR="00C0688B" w:rsidRDefault="00C0688B" w:rsidP="00C0688B">
          <w:pPr>
            <w:rPr>
              <w:lang w:eastAsia="en-GB"/>
            </w:rPr>
          </w:pPr>
        </w:p>
        <w:p w14:paraId="463F0330" w14:textId="77777777" w:rsidR="0070310E" w:rsidRDefault="0070310E" w:rsidP="00C0688B">
          <w:pPr>
            <w:rPr>
              <w:lang w:eastAsia="en-GB"/>
            </w:rPr>
          </w:pPr>
        </w:p>
        <w:p w14:paraId="7A6A2C77" w14:textId="77777777" w:rsidR="0070310E" w:rsidRDefault="00257C6B" w:rsidP="00257C6B">
          <w:pPr>
            <w:tabs>
              <w:tab w:val="right" w:pos="6838"/>
            </w:tabs>
            <w:rPr>
              <w:lang w:eastAsia="en-GB"/>
            </w:rPr>
          </w:pPr>
          <w:r>
            <w:rPr>
              <w:noProof/>
              <w:lang w:eastAsia="en-GB"/>
            </w:rPr>
            <mc:AlternateContent>
              <mc:Choice Requires="wpg">
                <w:drawing>
                  <wp:anchor distT="0" distB="0" distL="114300" distR="114300" simplePos="0" relativeHeight="251696128" behindDoc="0" locked="0" layoutInCell="1" allowOverlap="1" wp14:anchorId="45849F41" wp14:editId="16FBCBE3">
                    <wp:simplePos x="0" y="0"/>
                    <wp:positionH relativeFrom="margin">
                      <wp:posOffset>2725420</wp:posOffset>
                    </wp:positionH>
                    <wp:positionV relativeFrom="paragraph">
                      <wp:posOffset>292471</wp:posOffset>
                    </wp:positionV>
                    <wp:extent cx="1405890" cy="2277373"/>
                    <wp:effectExtent l="0" t="0" r="22860" b="27940"/>
                    <wp:wrapNone/>
                    <wp:docPr id="53" name="Group 5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62" name="Rounded Rectangle 62"/>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659C23" w14:textId="77777777" w:rsidR="00E70AE3" w:rsidRPr="00DF786D" w:rsidRDefault="00E70AE3" w:rsidP="00DF786D">
                                  <w:pPr>
                                    <w:rPr>
                                      <w:sz w:val="32"/>
                                      <w:szCs w:val="32"/>
                                    </w:rPr>
                                  </w:pPr>
                                  <w:r>
                                    <w:rPr>
                                      <w:sz w:val="32"/>
                                      <w:szCs w:val="32"/>
                                    </w:rPr>
                                    <w:t>Students learn concepts by taking notes/revising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849F41" id="Group 53" o:spid="_x0000_s1041" style="position:absolute;margin-left:214.6pt;margin-top:23.05pt;width:110.7pt;height:179.3pt;z-index:2516961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">
                    <v:roundrect id="Rounded Rectangle 62" o:spid="_x0000_s104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MVv8QA&#10;AADbAAAADwAAAGRycy9kb3ducmV2LnhtbESPQWvCQBSE74L/YXlCb7rRg9XUVUSI9NJDrKDH1+wz&#10;iWbfht01pv++Kwg9DjPzDbPa9KYRHTlfW1YwnSQgiAuray4VHL+z8QKED8gaG8uk4Jc8bNbDwQpT&#10;bR+cU3cIpYgQ9ikqqEJoUyl9UZFBP7EtcfQu1hkMUbpSaoePCDeNnCXJXBqsOS5U2NKuouJ2uBsF&#10;+fK0qLvsus2zkCf348/713nvlHob9dsPEIH68B9+tT+1gvkMnl/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TFb/EAAAA2wAAAA8AAAAAAAAAAAAAAAAAmAIAAGRycy9k&#10;b3ducmV2LnhtbFBLBQYAAAAABAAEAPUAAACJAwAAAAA=&#10;" fillcolor="#7fc0db [1940]" strokecolor="black [3213]" strokeweight="1.5pt">
                      <v:stroke endcap="round"/>
                    </v:roundrect>
                    <v:shape id="Text Box 63" o:spid="_x0000_s104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4lcUA&#10;AADbAAAADwAAAGRycy9kb3ducmV2LnhtbESP3WoCMRSE7wXfIZxCb4pmq7KUrVFkoVJaQat9gMPm&#10;7E/dnCxJuq5vbwoFL4eZ+YZZrgfTip6cbywreJ4mIIgLqxuuFHyf3iYvIHxA1thaJgVX8rBejUdL&#10;zLS98Bf1x1CJCGGfoYI6hC6T0hc1GfRT2xFHr7TOYIjSVVI7vES4aeUsSVJpsOG4UGNHeU3F+fhr&#10;FMy3Jj8siqR8Kvf+hz+r9Ox3H0o9PgybVxCBhnAP/7fftYJ0Dn9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riVxQAAANsAAAAPAAAAAAAAAAAAAAAAAJgCAABkcnMv&#10;ZG93bnJldi54bWxQSwUGAAAAAAQABAD1AAAAigMAAAAA&#10;" fillcolor="#e6eef0 [664]" strokeweight=".5pt">
                      <v:textbox>
                        <w:txbxContent>
                          <w:p w14:paraId="08659C23" w14:textId="77777777" w:rsidR="00E70AE3" w:rsidRPr="00DF786D" w:rsidRDefault="00E70AE3" w:rsidP="00DF786D">
                            <w:pPr>
                              <w:rPr>
                                <w:sz w:val="32"/>
                                <w:szCs w:val="32"/>
                              </w:rPr>
                            </w:pPr>
                            <w:r>
                              <w:rPr>
                                <w:sz w:val="32"/>
                                <w:szCs w:val="32"/>
                              </w:rPr>
                              <w:t>Students learn concepts by taking notes/revising</w:t>
                            </w:r>
                          </w:p>
                        </w:txbxContent>
                      </v:textbox>
                    </v:shape>
                    <w10:wrap anchorx="margin"/>
                  </v:group>
                </w:pict>
              </mc:Fallback>
            </mc:AlternateContent>
          </w:r>
          <w:r>
            <w:rPr>
              <w:lang w:eastAsia="en-GB"/>
            </w:rPr>
            <w:tab/>
          </w:r>
        </w:p>
        <w:p w14:paraId="5638BDE0" w14:textId="77777777" w:rsidR="00C0688B" w:rsidRDefault="00257C6B" w:rsidP="00C0688B">
          <w:pPr>
            <w:rPr>
              <w:lang w:eastAsia="en-GB"/>
            </w:rPr>
          </w:pPr>
          <w:r>
            <w:rPr>
              <w:noProof/>
              <w:lang w:eastAsia="en-GB"/>
            </w:rPr>
            <mc:AlternateContent>
              <mc:Choice Requires="wpg">
                <w:drawing>
                  <wp:anchor distT="0" distB="0" distL="114300" distR="114300" simplePos="0" relativeHeight="251705344" behindDoc="0" locked="0" layoutInCell="1" allowOverlap="1" wp14:anchorId="6A697B05" wp14:editId="54C98E3E">
                    <wp:simplePos x="0" y="0"/>
                    <wp:positionH relativeFrom="margin">
                      <wp:posOffset>548688</wp:posOffset>
                    </wp:positionH>
                    <wp:positionV relativeFrom="paragraph">
                      <wp:posOffset>4853</wp:posOffset>
                    </wp:positionV>
                    <wp:extent cx="1405890" cy="2277373"/>
                    <wp:effectExtent l="0" t="0" r="22860" b="27940"/>
                    <wp:wrapNone/>
                    <wp:docPr id="203" name="Group 20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204" name="Rounded Rectangle 20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A25B8" w14:textId="77777777" w:rsidR="00E70AE3" w:rsidRPr="00DF786D" w:rsidRDefault="00E70AE3" w:rsidP="00257C6B">
                                  <w:pPr>
                                    <w:rPr>
                                      <w:sz w:val="32"/>
                                      <w:szCs w:val="32"/>
                                    </w:rPr>
                                  </w:pPr>
                                  <w:r>
                                    <w:rPr>
                                      <w:sz w:val="32"/>
                                      <w:szCs w:val="32"/>
                                    </w:rPr>
                                    <w:t>Students get tested on what they have learned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97B05" id="Group 203" o:spid="_x0000_s1044" style="position:absolute;margin-left:43.2pt;margin-top:.4pt;width:110.7pt;height:179.3pt;z-index:25170534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">
                    <v:roundrect id="Rounded Rectangle 204" o:spid="_x0000_s1045"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WZsUA&#10;AADcAAAADwAAAGRycy9kb3ducmV2LnhtbESPQWsCMRSE74X+h/AK3mpSkVZXo0hhi5ce1gr1+Nw8&#10;d9duXpYkruu/bwoFj8PMfMMs14NtRU8+NI41vIwVCOLSmYYrDfuv/HkGIkRkg61j0nCjAOvV48MS&#10;M+OuXFC/i5VIEA4Zaqhj7DIpQ1mTxTB2HXHyTs5bjEn6ShqP1wS3rZwo9SotNpwWauzovabyZ3ex&#10;Gor596zp8/OmyGOhLvvj2+fhw2s9eho2CxCRhngP/7e3RsNETe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RZmxQAAANwAAAAPAAAAAAAAAAAAAAAAAJgCAABkcnMv&#10;ZG93bnJldi54bWxQSwUGAAAAAAQABAD1AAAAigMAAAAA&#10;" fillcolor="#7fc0db [1940]" strokecolor="black [3213]" strokeweight="1.5pt">
                      <v:stroke endcap="round"/>
                    </v:roundrect>
                    <v:shape id="Text Box 205" o:spid="_x0000_s1046"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e8QA&#10;AADcAAAADwAAAGRycy9kb3ducmV2LnhtbESP3WoCMRSE7wt9h3AK3ogm1VZka5QiKKJC/XuAw+bs&#10;T92cLJuo69ubgtDLYWa+YSaz1lbiSo0vHWt47ysQxKkzJecaTsdFbwzCB2SDlWPScCcPs+nrywQT&#10;4268p+sh5CJC2CeooQihTqT0aUEWfd/VxNHLXGMxRNnk0jR4i3BbyYFSI2mx5LhQYE3zgtLz4WI1&#10;DJd2vvtIVdbNfvwvb/LR2W/XWnfe2u8vEIHa8B9+tldGw0B9wt+Ze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0XvEAAAA3AAAAA8AAAAAAAAAAAAAAAAAmAIAAGRycy9k&#10;b3ducmV2LnhtbFBLBQYAAAAABAAEAPUAAACJAwAAAAA=&#10;" fillcolor="#e6eef0 [664]" strokeweight=".5pt">
                      <v:textbox>
                        <w:txbxContent>
                          <w:p w14:paraId="188A25B8" w14:textId="77777777" w:rsidR="00E70AE3" w:rsidRPr="00DF786D" w:rsidRDefault="00E70AE3" w:rsidP="00257C6B">
                            <w:pPr>
                              <w:rPr>
                                <w:sz w:val="32"/>
                                <w:szCs w:val="32"/>
                              </w:rPr>
                            </w:pPr>
                            <w:r>
                              <w:rPr>
                                <w:sz w:val="32"/>
                                <w:szCs w:val="32"/>
                              </w:rPr>
                              <w:t>Students get tested on what they have learned</w:t>
                            </w:r>
                          </w:p>
                        </w:txbxContent>
                      </v:textbox>
                    </v:shape>
                    <w10:wrap anchorx="margin"/>
                  </v:group>
                </w:pict>
              </mc:Fallback>
            </mc:AlternateContent>
          </w:r>
        </w:p>
        <w:p w14:paraId="59D922E6" w14:textId="77777777" w:rsidR="00C0688B" w:rsidRDefault="00C0688B" w:rsidP="00C0688B">
          <w:pPr>
            <w:rPr>
              <w:lang w:eastAsia="en-GB"/>
            </w:rPr>
          </w:pPr>
        </w:p>
        <w:p w14:paraId="7A1CBA4D" w14:textId="77777777" w:rsidR="00C0688B" w:rsidRDefault="00C0688B" w:rsidP="00C0688B">
          <w:pPr>
            <w:rPr>
              <w:lang w:eastAsia="en-GB"/>
            </w:rPr>
          </w:pPr>
        </w:p>
        <w:p w14:paraId="3B2419A1" w14:textId="77777777" w:rsidR="00A25BB1" w:rsidRDefault="004C6569" w:rsidP="00C0688B">
          <w:pPr>
            <w:rPr>
              <w:lang w:eastAsia="en-GB"/>
            </w:rPr>
          </w:pPr>
          <w:r>
            <w:rPr>
              <w:noProof/>
              <w:lang w:eastAsia="en-GB"/>
            </w:rPr>
            <mc:AlternateContent>
              <mc:Choice Requires="wps">
                <w:drawing>
                  <wp:anchor distT="0" distB="0" distL="114300" distR="114300" simplePos="0" relativeHeight="251706368" behindDoc="0" locked="0" layoutInCell="1" allowOverlap="1" wp14:anchorId="28E83E9D" wp14:editId="5362C500">
                    <wp:simplePos x="0" y="0"/>
                    <wp:positionH relativeFrom="column">
                      <wp:posOffset>1957705</wp:posOffset>
                    </wp:positionH>
                    <wp:positionV relativeFrom="paragraph">
                      <wp:posOffset>169809</wp:posOffset>
                    </wp:positionV>
                    <wp:extent cx="767966" cy="8626"/>
                    <wp:effectExtent l="38100" t="76200" r="0" b="86995"/>
                    <wp:wrapNone/>
                    <wp:docPr id="206" name="Straight Arrow Connector 206"/>
                    <wp:cNvGraphicFramePr/>
                    <a:graphic xmlns:a="http://schemas.openxmlformats.org/drawingml/2006/main">
                      <a:graphicData uri="http://schemas.microsoft.com/office/word/2010/wordprocessingShape">
                        <wps:wsp>
                          <wps:cNvCnPr/>
                          <wps:spPr>
                            <a:xfrm flipH="1" flipV="1">
                              <a:off x="0" y="0"/>
                              <a:ext cx="767966"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37D407" id="_x0000_t32" coordsize="21600,21600" o:spt="32" o:oned="t" path="m,l21600,21600e" filled="f">
                    <v:path arrowok="t" fillok="f" o:connecttype="none"/>
                    <o:lock v:ext="edit" shapetype="t"/>
                  </v:shapetype>
                  <v:shape id="Straight Arrow Connector 206" o:spid="_x0000_s1026" type="#_x0000_t32" style="position:absolute;margin-left:154.15pt;margin-top:13.35pt;width:60.45pt;height:.7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" strokecolor="black [3200]" strokeweight="1pt">
                    <v:stroke endarrow="block" endcap="round"/>
                  </v:shape>
                </w:pict>
              </mc:Fallback>
            </mc:AlternateContent>
          </w:r>
        </w:p>
        <w:p w14:paraId="72F8007D" w14:textId="77777777" w:rsidR="00A25BB1" w:rsidRDefault="00A25BB1" w:rsidP="00C0688B">
          <w:pPr>
            <w:rPr>
              <w:lang w:eastAsia="en-GB"/>
            </w:rPr>
          </w:pPr>
        </w:p>
        <w:p w14:paraId="2F37B4CC" w14:textId="77777777" w:rsidR="00A25BB1" w:rsidRDefault="00A25BB1" w:rsidP="00C0688B">
          <w:pPr>
            <w:rPr>
              <w:lang w:eastAsia="en-GB"/>
            </w:rPr>
          </w:pPr>
        </w:p>
        <w:p w14:paraId="071FB37B" w14:textId="77777777" w:rsidR="00A25BB1" w:rsidRDefault="00A25BB1" w:rsidP="00C0688B">
          <w:pPr>
            <w:rPr>
              <w:lang w:eastAsia="en-GB"/>
            </w:rPr>
          </w:pPr>
        </w:p>
        <w:p w14:paraId="66352017" w14:textId="77777777" w:rsidR="0070310E" w:rsidRDefault="004C6569" w:rsidP="00C0688B">
          <w:pPr>
            <w:rPr>
              <w:lang w:eastAsia="en-GB"/>
            </w:rPr>
          </w:pPr>
          <w:r>
            <w:rPr>
              <w:noProof/>
              <w:lang w:eastAsia="en-GB"/>
            </w:rPr>
            <mc:AlternateContent>
              <mc:Choice Requires="wps">
                <w:drawing>
                  <wp:anchor distT="0" distB="0" distL="114300" distR="114300" simplePos="0" relativeHeight="251707392" behindDoc="0" locked="0" layoutInCell="1" allowOverlap="1" wp14:anchorId="31F805BD" wp14:editId="0F2C8119">
                    <wp:simplePos x="0" y="0"/>
                    <wp:positionH relativeFrom="column">
                      <wp:posOffset>1242204</wp:posOffset>
                    </wp:positionH>
                    <wp:positionV relativeFrom="paragraph">
                      <wp:posOffset>157396</wp:posOffset>
                    </wp:positionV>
                    <wp:extent cx="8626" cy="733245"/>
                    <wp:effectExtent l="38100" t="0" r="67945" b="48260"/>
                    <wp:wrapNone/>
                    <wp:docPr id="207" name="Straight Arrow Connector 207"/>
                    <wp:cNvGraphicFramePr/>
                    <a:graphic xmlns:a="http://schemas.openxmlformats.org/drawingml/2006/main">
                      <a:graphicData uri="http://schemas.microsoft.com/office/word/2010/wordprocessingShape">
                        <wps:wsp>
                          <wps:cNvCnPr/>
                          <wps:spPr>
                            <a:xfrm>
                              <a:off x="0" y="0"/>
                              <a:ext cx="8626" cy="733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2CA2A" id="Straight Arrow Connector 207" o:spid="_x0000_s1026" type="#_x0000_t32" style="position:absolute;margin-left:97.8pt;margin-top:12.4pt;width:.7pt;height:57.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" strokecolor="black [3200]" strokeweight="1pt">
                    <v:stroke endarrow="block" endcap="round"/>
                  </v:shape>
                </w:pict>
              </mc:Fallback>
            </mc:AlternateContent>
          </w:r>
        </w:p>
        <w:p w14:paraId="1F1D0B38" w14:textId="77777777" w:rsidR="0070310E" w:rsidRDefault="0070310E" w:rsidP="00C0688B">
          <w:pPr>
            <w:rPr>
              <w:lang w:eastAsia="en-GB"/>
            </w:rPr>
          </w:pPr>
        </w:p>
        <w:p w14:paraId="3844164C" w14:textId="77777777" w:rsidR="00355831" w:rsidRDefault="00355831" w:rsidP="00C0688B">
          <w:pPr>
            <w:rPr>
              <w:lang w:eastAsia="en-GB"/>
            </w:rPr>
          </w:pPr>
        </w:p>
        <w:p w14:paraId="271828DE" w14:textId="77777777" w:rsidR="00355831" w:rsidRDefault="004C6569" w:rsidP="00C0688B">
          <w:pPr>
            <w:rPr>
              <w:lang w:eastAsia="en-GB"/>
            </w:rPr>
          </w:pPr>
          <w:r w:rsidRPr="00C0688B">
            <w:rPr>
              <w:noProof/>
              <w:lang w:eastAsia="en-GB"/>
            </w:rPr>
            <mc:AlternateContent>
              <mc:Choice Requires="wps">
                <w:drawing>
                  <wp:anchor distT="45720" distB="45720" distL="114300" distR="114300" simplePos="0" relativeHeight="251709440" behindDoc="0" locked="0" layoutInCell="1" allowOverlap="1" wp14:anchorId="29125D47" wp14:editId="3961455E">
                    <wp:simplePos x="0" y="0"/>
                    <wp:positionH relativeFrom="column">
                      <wp:posOffset>721408</wp:posOffset>
                    </wp:positionH>
                    <wp:positionV relativeFrom="paragraph">
                      <wp:posOffset>5499</wp:posOffset>
                    </wp:positionV>
                    <wp:extent cx="1038225" cy="390525"/>
                    <wp:effectExtent l="0" t="0" r="28575"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5292B7AE" w14:textId="77777777" w:rsidR="00E70AE3" w:rsidRPr="00DF786D" w:rsidRDefault="00E70AE3" w:rsidP="004C6569">
                                <w:pPr>
                                  <w:jc w:val="center"/>
                                  <w:rPr>
                                    <w:sz w:val="32"/>
                                    <w:szCs w:val="32"/>
                                  </w:rPr>
                                </w:pPr>
                                <w:r>
                                  <w:rPr>
                                    <w:sz w:val="32"/>
                                    <w:szCs w:val="32"/>
                                  </w:rPr>
                                  <w:t>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25D47" id="_x0000_s1047" type="#_x0000_t202" style="position:absolute;margin-left:56.8pt;margin-top:.45pt;width:81.75pt;height:30.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" fillcolor="#e6eef0 [664]">
                    <v:textbox>
                      <w:txbxContent>
                        <w:p w14:paraId="5292B7AE" w14:textId="77777777" w:rsidR="00E70AE3" w:rsidRPr="00DF786D" w:rsidRDefault="00E70AE3" w:rsidP="004C6569">
                          <w:pPr>
                            <w:jc w:val="center"/>
                            <w:rPr>
                              <w:sz w:val="32"/>
                              <w:szCs w:val="32"/>
                            </w:rPr>
                          </w:pPr>
                          <w:r>
                            <w:rPr>
                              <w:sz w:val="32"/>
                              <w:szCs w:val="32"/>
                            </w:rPr>
                            <w:t>Results</w:t>
                          </w:r>
                        </w:p>
                      </w:txbxContent>
                    </v:textbox>
                    <w10:wrap type="square"/>
                  </v:shape>
                </w:pict>
              </mc:Fallback>
            </mc:AlternateContent>
          </w:r>
        </w:p>
        <w:p w14:paraId="64E49C85" w14:textId="77777777" w:rsidR="004C6569" w:rsidRDefault="004C6569" w:rsidP="00C0688B">
          <w:pPr>
            <w:rPr>
              <w:lang w:eastAsia="en-GB"/>
            </w:rPr>
          </w:pPr>
        </w:p>
        <w:p w14:paraId="31558C49" w14:textId="77777777" w:rsidR="006C2A38" w:rsidRDefault="006C2A38" w:rsidP="004E394F">
          <w:pPr>
            <w:rPr>
              <w:b/>
              <w:sz w:val="24"/>
              <w:szCs w:val="24"/>
              <w:u w:val="single"/>
              <w:lang w:eastAsia="en-GB"/>
            </w:rPr>
          </w:pPr>
        </w:p>
        <w:p w14:paraId="149CCAF3" w14:textId="77777777" w:rsidR="0054366F" w:rsidRDefault="0054366F" w:rsidP="004E394F">
          <w:pPr>
            <w:rPr>
              <w:b/>
              <w:sz w:val="24"/>
              <w:szCs w:val="24"/>
              <w:u w:val="single"/>
              <w:lang w:eastAsia="en-GB"/>
            </w:rPr>
          </w:pPr>
        </w:p>
        <w:p w14:paraId="5E229A6D" w14:textId="77777777" w:rsidR="0054366F" w:rsidRDefault="0054366F" w:rsidP="004E394F">
          <w:pPr>
            <w:rPr>
              <w:b/>
              <w:sz w:val="24"/>
              <w:szCs w:val="24"/>
              <w:u w:val="single"/>
              <w:lang w:eastAsia="en-GB"/>
            </w:rPr>
          </w:pPr>
        </w:p>
        <w:p w14:paraId="0EDB0AA2" w14:textId="77777777" w:rsidR="0054366F" w:rsidRDefault="0054366F" w:rsidP="004E394F">
          <w:pPr>
            <w:rPr>
              <w:b/>
              <w:sz w:val="24"/>
              <w:szCs w:val="24"/>
              <w:u w:val="single"/>
              <w:lang w:eastAsia="en-GB"/>
            </w:rPr>
          </w:pPr>
        </w:p>
        <w:p w14:paraId="0433A180" w14:textId="77777777" w:rsidR="0054366F" w:rsidRDefault="0054366F" w:rsidP="004E394F">
          <w:pPr>
            <w:rPr>
              <w:b/>
              <w:sz w:val="24"/>
              <w:szCs w:val="24"/>
              <w:u w:val="single"/>
              <w:lang w:eastAsia="en-GB"/>
            </w:rPr>
          </w:pPr>
        </w:p>
        <w:p w14:paraId="4BC76B43" w14:textId="77777777" w:rsidR="0054366F" w:rsidRDefault="0054366F" w:rsidP="004E394F">
          <w:pPr>
            <w:rPr>
              <w:b/>
              <w:sz w:val="24"/>
              <w:szCs w:val="24"/>
              <w:u w:val="single"/>
              <w:lang w:eastAsia="en-GB"/>
            </w:rPr>
          </w:pPr>
        </w:p>
        <w:p w14:paraId="769605E8" w14:textId="01EEAF0E" w:rsidR="00953E92" w:rsidRDefault="00066606" w:rsidP="004E394F">
          <w:pPr>
            <w:rPr>
              <w:b/>
              <w:sz w:val="24"/>
              <w:szCs w:val="24"/>
              <w:u w:val="single"/>
              <w:lang w:eastAsia="en-GB"/>
            </w:rPr>
          </w:pPr>
          <w:r w:rsidRPr="00173354">
            <w:rPr>
              <w:b/>
              <w:sz w:val="24"/>
              <w:szCs w:val="24"/>
              <w:u w:val="single"/>
              <w:lang w:eastAsia="en-GB"/>
            </w:rPr>
            <w:t>Data flow diagram for proposed system:</w:t>
          </w:r>
        </w:p>
        <w:p w14:paraId="676BE009" w14:textId="77777777" w:rsidR="0054366F" w:rsidRPr="00173354" w:rsidRDefault="0054366F" w:rsidP="004E394F">
          <w:pPr>
            <w:rPr>
              <w:b/>
              <w:sz w:val="24"/>
              <w:szCs w:val="24"/>
              <w:u w:val="single"/>
              <w:lang w:eastAsia="en-GB"/>
            </w:rPr>
          </w:pPr>
        </w:p>
        <w:p w14:paraId="2A828E01" w14:textId="133E35DB" w:rsidR="004E394F" w:rsidRDefault="00C60303" w:rsidP="004E394F">
          <w:pPr>
            <w:rPr>
              <w:sz w:val="24"/>
              <w:szCs w:val="24"/>
              <w:u w:val="single"/>
              <w:lang w:eastAsia="en-GB"/>
            </w:rPr>
          </w:pPr>
          <w:r w:rsidRPr="00C0688B">
            <w:rPr>
              <w:noProof/>
              <w:lang w:eastAsia="en-GB"/>
            </w:rPr>
            <mc:AlternateContent>
              <mc:Choice Requires="wps">
                <w:drawing>
                  <wp:anchor distT="45720" distB="45720" distL="114300" distR="114300" simplePos="0" relativeHeight="251713536" behindDoc="0" locked="0" layoutInCell="1" allowOverlap="1" wp14:anchorId="75536420" wp14:editId="018DE5D2">
                    <wp:simplePos x="0" y="0"/>
                    <wp:positionH relativeFrom="column">
                      <wp:posOffset>289560</wp:posOffset>
                    </wp:positionH>
                    <wp:positionV relativeFrom="paragraph">
                      <wp:posOffset>116205</wp:posOffset>
                    </wp:positionV>
                    <wp:extent cx="1038225" cy="390525"/>
                    <wp:effectExtent l="0" t="0" r="28575" b="285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2667BDBB" w14:textId="77777777" w:rsidR="00E70AE3" w:rsidRPr="00DF786D" w:rsidRDefault="00E70AE3" w:rsidP="004E394F">
                                <w:pPr>
                                  <w:jc w:val="center"/>
                                  <w:rPr>
                                    <w:sz w:val="32"/>
                                    <w:szCs w:val="32"/>
                                  </w:rPr>
                                </w:pPr>
                                <w:r>
                                  <w:rPr>
                                    <w:sz w:val="32"/>
                                    <w:szCs w:val="32"/>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36420" id="_x0000_s1048" type="#_x0000_t202" style="position:absolute;margin-left:22.8pt;margin-top:9.15pt;width:81.75pt;height:30.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" fillcolor="#e6eef0 [664]">
                    <v:textbox>
                      <w:txbxContent>
                        <w:p w14:paraId="2667BDBB" w14:textId="77777777" w:rsidR="00E70AE3" w:rsidRPr="00DF786D" w:rsidRDefault="00E70AE3" w:rsidP="004E394F">
                          <w:pPr>
                            <w:jc w:val="center"/>
                            <w:rPr>
                              <w:sz w:val="32"/>
                              <w:szCs w:val="32"/>
                            </w:rPr>
                          </w:pPr>
                          <w:r>
                            <w:rPr>
                              <w:sz w:val="32"/>
                              <w:szCs w:val="32"/>
                            </w:rPr>
                            <w:t>User</w:t>
                          </w:r>
                        </w:p>
                      </w:txbxContent>
                    </v:textbox>
                    <w10:wrap type="square"/>
                  </v:shape>
                </w:pict>
              </mc:Fallback>
            </mc:AlternateContent>
          </w:r>
        </w:p>
        <w:p w14:paraId="6D8E7C6D" w14:textId="77777777" w:rsidR="004E394F" w:rsidRDefault="006C2A38" w:rsidP="004E394F">
          <w:pPr>
            <w:rPr>
              <w:sz w:val="24"/>
              <w:szCs w:val="24"/>
              <w:u w:val="single"/>
              <w:lang w:eastAsia="en-GB"/>
            </w:rPr>
          </w:pPr>
          <w:r>
            <w:rPr>
              <w:noProof/>
              <w:lang w:eastAsia="en-GB"/>
            </w:rPr>
            <mc:AlternateContent>
              <mc:Choice Requires="wps">
                <w:drawing>
                  <wp:anchor distT="0" distB="0" distL="114300" distR="114300" simplePos="0" relativeHeight="251640828" behindDoc="0" locked="0" layoutInCell="1" allowOverlap="1" wp14:anchorId="58D2430C" wp14:editId="3BB66143">
                    <wp:simplePos x="0" y="0"/>
                    <wp:positionH relativeFrom="column">
                      <wp:posOffset>672465</wp:posOffset>
                    </wp:positionH>
                    <wp:positionV relativeFrom="paragraph">
                      <wp:posOffset>132080</wp:posOffset>
                    </wp:positionV>
                    <wp:extent cx="1035050" cy="793115"/>
                    <wp:effectExtent l="0" t="0" r="69850" b="102235"/>
                    <wp:wrapNone/>
                    <wp:docPr id="19" name="Elbow Connector 19"/>
                    <wp:cNvGraphicFramePr/>
                    <a:graphic xmlns:a="http://schemas.openxmlformats.org/drawingml/2006/main">
                      <a:graphicData uri="http://schemas.microsoft.com/office/word/2010/wordprocessingShape">
                        <wps:wsp>
                          <wps:cNvCnPr/>
                          <wps:spPr>
                            <a:xfrm>
                              <a:off x="0" y="0"/>
                              <a:ext cx="1035050" cy="7931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F1C6B" id="Elbow Connector 19" o:spid="_x0000_s1026" type="#_x0000_t34" style="position:absolute;margin-left:52.95pt;margin-top:10.4pt;width:81.5pt;height:62.45pt;z-index:2516408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" strokecolor="black [3200]" strokeweight="1pt">
                    <v:stroke endarrow="block" endcap="round"/>
                  </v:shape>
                </w:pict>
              </mc:Fallback>
            </mc:AlternateContent>
          </w:r>
          <w:r w:rsidR="00173354">
            <w:rPr>
              <w:noProof/>
              <w:lang w:eastAsia="en-GB"/>
            </w:rPr>
            <mc:AlternateContent>
              <mc:Choice Requires="wps">
                <w:drawing>
                  <wp:anchor distT="0" distB="0" distL="114300" distR="114300" simplePos="0" relativeHeight="251641853" behindDoc="0" locked="0" layoutInCell="1" allowOverlap="1" wp14:anchorId="11957F55" wp14:editId="5EBE151D">
                    <wp:simplePos x="0" y="0"/>
                    <wp:positionH relativeFrom="column">
                      <wp:posOffset>802257</wp:posOffset>
                    </wp:positionH>
                    <wp:positionV relativeFrom="paragraph">
                      <wp:posOffset>127168</wp:posOffset>
                    </wp:positionV>
                    <wp:extent cx="8626" cy="1800584"/>
                    <wp:effectExtent l="76200" t="0" r="67945" b="47625"/>
                    <wp:wrapNone/>
                    <wp:docPr id="23" name="Straight Arrow Connector 23"/>
                    <wp:cNvGraphicFramePr/>
                    <a:graphic xmlns:a="http://schemas.openxmlformats.org/drawingml/2006/main">
                      <a:graphicData uri="http://schemas.microsoft.com/office/word/2010/wordprocessingShape">
                        <wps:wsp>
                          <wps:cNvCnPr/>
                          <wps:spPr>
                            <a:xfrm flipH="1">
                              <a:off x="0" y="0"/>
                              <a:ext cx="8626" cy="1800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EE5D0" id="Straight Arrow Connector 23" o:spid="_x0000_s1026" type="#_x0000_t32" style="position:absolute;margin-left:63.15pt;margin-top:10pt;width:.7pt;height:141.8pt;flip:x;z-index:2516418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" strokecolor="black [3200]" strokeweight="1pt">
                    <v:stroke endarrow="block" endcap="round"/>
                  </v:shape>
                </w:pict>
              </mc:Fallback>
            </mc:AlternateContent>
          </w:r>
          <w:r w:rsidR="00173354">
            <w:rPr>
              <w:noProof/>
              <w:lang w:eastAsia="en-GB"/>
            </w:rPr>
            <mc:AlternateContent>
              <mc:Choice Requires="wpg">
                <w:drawing>
                  <wp:anchor distT="0" distB="0" distL="114300" distR="114300" simplePos="0" relativeHeight="251715584" behindDoc="0" locked="0" layoutInCell="1" allowOverlap="1" wp14:anchorId="28A8B565" wp14:editId="3D3CF3AB">
                    <wp:simplePos x="0" y="0"/>
                    <wp:positionH relativeFrom="margin">
                      <wp:posOffset>1729740</wp:posOffset>
                    </wp:positionH>
                    <wp:positionV relativeFrom="paragraph">
                      <wp:posOffset>296809</wp:posOffset>
                    </wp:positionV>
                    <wp:extent cx="2510155" cy="1267460"/>
                    <wp:effectExtent l="0" t="0" r="23495" b="27940"/>
                    <wp:wrapNone/>
                    <wp:docPr id="14" name="Group 14"/>
                    <wp:cNvGraphicFramePr/>
                    <a:graphic xmlns:a="http://schemas.openxmlformats.org/drawingml/2006/main">
                      <a:graphicData uri="http://schemas.microsoft.com/office/word/2010/wordprocessingGroup">
                        <wpg:wgp>
                          <wpg:cNvGrpSpPr/>
                          <wpg:grpSpPr>
                            <a:xfrm>
                              <a:off x="0" y="0"/>
                              <a:ext cx="2510155" cy="1267460"/>
                              <a:chOff x="0" y="1"/>
                              <a:chExt cx="1724025" cy="2238376"/>
                            </a:xfrm>
                          </wpg:grpSpPr>
                          <wps:wsp>
                            <wps:cNvPr id="15" name="Rounded Rectangle 15"/>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B2ECCA" w14:textId="77777777" w:rsidR="00E70AE3" w:rsidRPr="00DF786D" w:rsidRDefault="00E70AE3" w:rsidP="007342F7">
                                  <w:pPr>
                                    <w:rPr>
                                      <w:sz w:val="32"/>
                                      <w:szCs w:val="32"/>
                                    </w:rPr>
                                  </w:pPr>
                                  <w:r>
                                    <w:rPr>
                                      <w:sz w:val="32"/>
                                      <w:szCs w:val="32"/>
                                    </w:rPr>
                                    <w:t>Enters variables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8B565" id="Group 14" o:spid="_x0000_s1049" style="position:absolute;margin-left:136.2pt;margin-top:23.35pt;width:197.65pt;height:99.8pt;z-index:25171558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">
                    <v:roundrect id="Rounded Rectangle 15" o:spid="_x0000_s1050"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tsIA&#10;AADbAAAADwAAAGRycy9kb3ducmV2LnhtbERPTWvCQBC9F/wPywje6saCrUZXESHFSw+xgh7H7JhE&#10;s7Nhd43x33cLhd7m8T5nue5NIzpyvrasYDJOQBAXVtdcKjh8Z68zED4ga2wsk4IneVivBi9LTLV9&#10;cE7dPpQihrBPUUEVQptK6YuKDPqxbYkjd7HOYIjQlVI7fMRw08i3JHmXBmuODRW2tK2ouO3vRkE+&#10;P87qLrtu8izkyf1w/vg6fTqlRsN+swARqA//4j/3Tsf5U/j9JR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P62wgAAANsAAAAPAAAAAAAAAAAAAAAAAJgCAABkcnMvZG93&#10;bnJldi54bWxQSwUGAAAAAAQABAD1AAAAhwMAAAAA&#10;" fillcolor="#7fc0db [1940]" strokecolor="black [3213]" strokeweight="1.5pt">
                      <v:stroke endcap="round"/>
                    </v:roundrect>
                    <v:shape id="Text Box 16" o:spid="_x0000_s1051"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tocMAA&#10;AADbAAAADwAAAGRycy9kb3ducmV2LnhtbERP24rCMBB9F/yHMIIvi6a6UqQaRQRl2RW8fsDQTC/a&#10;TEqT1fr3ZmHBtzmc68yXranEnRpXWlYwGkYgiFOrS84VXM6bwRSE88gaK8uk4EkOlotuZ46Jtg8+&#10;0v3kcxFC2CWooPC+TqR0aUEG3dDWxIHLbGPQB9jkUjf4COGmkuMoiqXBkkNDgTWtC0pvp1+j4HNr&#10;1odJGmUf2d5d+SePb273rVS/165mIDy1/i3+d3/pMD+Gv1/C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tocMAAAADbAAAADwAAAAAAAAAAAAAAAACYAgAAZHJzL2Rvd25y&#10;ZXYueG1sUEsFBgAAAAAEAAQA9QAAAIUDAAAAAA==&#10;" fillcolor="#e6eef0 [664]" strokeweight=".5pt">
                      <v:textbox>
                        <w:txbxContent>
                          <w:p w14:paraId="47B2ECCA" w14:textId="77777777" w:rsidR="00E70AE3" w:rsidRPr="00DF786D" w:rsidRDefault="00E70AE3" w:rsidP="007342F7">
                            <w:pPr>
                              <w:rPr>
                                <w:sz w:val="32"/>
                                <w:szCs w:val="32"/>
                              </w:rPr>
                            </w:pPr>
                            <w:r>
                              <w:rPr>
                                <w:sz w:val="32"/>
                                <w:szCs w:val="32"/>
                              </w:rPr>
                              <w:t>Enters variables into the system</w:t>
                            </w:r>
                          </w:p>
                        </w:txbxContent>
                      </v:textbox>
                    </v:shape>
                    <w10:wrap anchorx="margin"/>
                  </v:group>
                </w:pict>
              </mc:Fallback>
            </mc:AlternateContent>
          </w:r>
        </w:p>
        <w:p w14:paraId="0E48470E" w14:textId="77777777" w:rsidR="004E394F" w:rsidRPr="004E394F" w:rsidRDefault="00953E92" w:rsidP="004E394F">
          <w:pPr>
            <w:rPr>
              <w:sz w:val="24"/>
              <w:szCs w:val="24"/>
              <w:u w:val="single"/>
              <w:lang w:eastAsia="en-GB"/>
            </w:rPr>
          </w:pPr>
          <w:r>
            <w:rPr>
              <w:noProof/>
              <w:sz w:val="24"/>
              <w:szCs w:val="24"/>
              <w:u w:val="single"/>
              <w:lang w:eastAsia="en-GB"/>
            </w:rPr>
            <mc:AlternateContent>
              <mc:Choice Requires="wpg">
                <w:drawing>
                  <wp:anchor distT="0" distB="0" distL="114300" distR="114300" simplePos="0" relativeHeight="251726848" behindDoc="0" locked="0" layoutInCell="1" allowOverlap="1" wp14:anchorId="1F358E51" wp14:editId="665CC3CE">
                    <wp:simplePos x="0" y="0"/>
                    <wp:positionH relativeFrom="margin">
                      <wp:posOffset>4701396</wp:posOffset>
                    </wp:positionH>
                    <wp:positionV relativeFrom="paragraph">
                      <wp:posOffset>192968</wp:posOffset>
                    </wp:positionV>
                    <wp:extent cx="1293495" cy="569344"/>
                    <wp:effectExtent l="0" t="0" r="20955" b="21590"/>
                    <wp:wrapNone/>
                    <wp:docPr id="201" name="Group 201"/>
                    <wp:cNvGraphicFramePr/>
                    <a:graphic xmlns:a="http://schemas.openxmlformats.org/drawingml/2006/main">
                      <a:graphicData uri="http://schemas.microsoft.com/office/word/2010/wordprocessingGroup">
                        <wpg:wgp>
                          <wpg:cNvGrpSpPr/>
                          <wpg:grpSpPr>
                            <a:xfrm>
                              <a:off x="0" y="0"/>
                              <a:ext cx="1293495" cy="569344"/>
                              <a:chOff x="0" y="0"/>
                              <a:chExt cx="1293495" cy="482228"/>
                            </a:xfrm>
                          </wpg:grpSpPr>
                          <wps:wsp>
                            <wps:cNvPr id="199" name="Text Box 199"/>
                            <wps:cNvSpPr txBox="1"/>
                            <wps:spPr>
                              <a:xfrm>
                                <a:off x="0" y="0"/>
                                <a:ext cx="465826" cy="482228"/>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A89E6" w14:textId="77777777" w:rsidR="00E70AE3" w:rsidRPr="00E97B60" w:rsidRDefault="00E70AE3" w:rsidP="00E97B60">
                                  <w:pPr>
                                    <w:jc w:val="center"/>
                                    <w:rPr>
                                      <w:sz w:val="36"/>
                                      <w:szCs w:val="36"/>
                                    </w:rPr>
                                  </w:pPr>
                                  <w:r>
                                    <w:rPr>
                                      <w:sz w:val="36"/>
                                      <w:szCs w:val="36"/>
                                    </w:rPr>
                                    <w:t>D</w:t>
                                  </w:r>
                                  <w:r w:rsidRPr="00E97B60">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474453" y="0"/>
                                <a:ext cx="819042" cy="482073"/>
                              </a:xfrm>
                              <a:prstGeom prst="rect">
                                <a:avLst/>
                              </a:prstGeom>
                              <a:solidFill>
                                <a:schemeClr val="accent5">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2111BDC" w14:textId="77777777" w:rsidR="00E70AE3" w:rsidRPr="00953E92" w:rsidRDefault="00E70AE3">
                                  <w:pPr>
                                    <w:rPr>
                                      <w:sz w:val="24"/>
                                      <w:szCs w:val="24"/>
                                    </w:rPr>
                                  </w:pPr>
                                  <w:r w:rsidRPr="00953E92">
                                    <w:rPr>
                                      <w:sz w:val="24"/>
                                      <w:szCs w:val="24"/>
                                    </w:rPr>
                                    <w:t>Stored in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F358E51" id="Group 201" o:spid="_x0000_s1052" style="position:absolute;margin-left:370.2pt;margin-top:15.2pt;width:101.85pt;height:44.85pt;z-index:251726848;mso-position-horizontal-relative:margin;mso-height-relative:margin" coordsize="12934,4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">
                    <v:shape id="Text Box 199" o:spid="_x0000_s1053" type="#_x0000_t202" style="position:absolute;width:4658;height:4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a9sIA&#10;AADcAAAADwAAAGRycy9kb3ducmV2LnhtbERPTWvDMAy9F/YfjAa7NU43KE1Wt3Rhg0FPTQq9ilhL&#10;QmM52F6S7dfPg0JverxPbfez6cVIzneWFaySFARxbXXHjYJz9bHcgPABWWNvmRT8kIf97mGxxVzb&#10;iU80lqERMYR9jgraEIZcSl+3ZNAndiCO3Jd1BkOErpHa4RTDTS+f03QtDXYcG1ocqGipvpbfRsGx&#10;lL/v1dGuh95sLm51ehnfClbq6XE+vIIINIe7+Ob+1HF+lsH/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Fr2wgAAANwAAAAPAAAAAAAAAAAAAAAAAJgCAABkcnMvZG93&#10;bnJldi54bWxQSwUGAAAAAAQABAD1AAAAhwMAAAAA&#10;" fillcolor="#d4eaf3 [660]" strokeweight=".5pt">
                      <v:textbox>
                        <w:txbxContent>
                          <w:p w14:paraId="556A89E6" w14:textId="77777777" w:rsidR="00E70AE3" w:rsidRPr="00E97B60" w:rsidRDefault="00E70AE3" w:rsidP="00E97B60">
                            <w:pPr>
                              <w:jc w:val="center"/>
                              <w:rPr>
                                <w:sz w:val="36"/>
                                <w:szCs w:val="36"/>
                              </w:rPr>
                            </w:pPr>
                            <w:r>
                              <w:rPr>
                                <w:sz w:val="36"/>
                                <w:szCs w:val="36"/>
                              </w:rPr>
                              <w:t>D</w:t>
                            </w:r>
                            <w:r w:rsidRPr="00E97B60">
                              <w:rPr>
                                <w:sz w:val="36"/>
                                <w:szCs w:val="36"/>
                              </w:rPr>
                              <w:t>1</w:t>
                            </w:r>
                          </w:p>
                        </w:txbxContent>
                      </v:textbox>
                    </v:shape>
                    <v:shape id="Text Box 200" o:spid="_x0000_s1054" type="#_x0000_t202" style="position:absolute;left:4744;width:8190;height:4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wdcQA&#10;AADcAAAADwAAAGRycy9kb3ducmV2LnhtbESPQWvCQBSE7wX/w/KE3ppNPRQbXUWKYvFQSBro9Zl9&#10;ZoPZt0l2a+K/7xYKPQ4z8w2z3k62FTcafONYwXOSgiCunG64VlB+Hp6WIHxA1tg6JgV38rDdzB7W&#10;mGk3ck63ItQiQthnqMCE0GVS+sqQRZ+4jjh6FzdYDFEOtdQDjhFuW7lI0xdpseG4YLCjN0PVtfi2&#10;CvqPfnF9tbb6Oi37fJ+aYzmej0o9zqfdCkSgKfyH/9rvWkEk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ysHXEAAAA3AAAAA8AAAAAAAAAAAAAAAAAmAIAAGRycy9k&#10;b3ducmV2LnhtbFBLBQYAAAAABAAEAPUAAACJAwAAAAA=&#10;" fillcolor="#b5cdd3 [1944]" strokecolor="#3494ba [3204]" strokeweight=".5pt">
                      <v:textbox>
                        <w:txbxContent>
                          <w:p w14:paraId="72111BDC" w14:textId="77777777" w:rsidR="00E70AE3" w:rsidRPr="00953E92" w:rsidRDefault="00E70AE3">
                            <w:pPr>
                              <w:rPr>
                                <w:sz w:val="24"/>
                                <w:szCs w:val="24"/>
                              </w:rPr>
                            </w:pPr>
                            <w:r w:rsidRPr="00953E92">
                              <w:rPr>
                                <w:sz w:val="24"/>
                                <w:szCs w:val="24"/>
                              </w:rPr>
                              <w:t>Stored in RAM</w:t>
                            </w:r>
                          </w:p>
                        </w:txbxContent>
                      </v:textbox>
                    </v:shape>
                    <w10:wrap anchorx="margin"/>
                  </v:group>
                </w:pict>
              </mc:Fallback>
            </mc:AlternateContent>
          </w:r>
        </w:p>
        <w:p w14:paraId="05DA9578" w14:textId="77777777" w:rsidR="004E394F" w:rsidRDefault="00E97B60" w:rsidP="004E394F">
          <w:pPr>
            <w:rPr>
              <w:lang w:eastAsia="en-GB"/>
            </w:rPr>
          </w:pPr>
          <w:r>
            <w:rPr>
              <w:noProof/>
              <w:lang w:eastAsia="en-GB"/>
            </w:rPr>
            <mc:AlternateContent>
              <mc:Choice Requires="wps">
                <w:drawing>
                  <wp:anchor distT="0" distB="0" distL="114300" distR="114300" simplePos="0" relativeHeight="251722752" behindDoc="0" locked="0" layoutInCell="1" allowOverlap="1" wp14:anchorId="20A4E28A" wp14:editId="0FD0AA21">
                    <wp:simplePos x="0" y="0"/>
                    <wp:positionH relativeFrom="column">
                      <wp:posOffset>4270075</wp:posOffset>
                    </wp:positionH>
                    <wp:positionV relativeFrom="paragraph">
                      <wp:posOffset>188775</wp:posOffset>
                    </wp:positionV>
                    <wp:extent cx="414068" cy="0"/>
                    <wp:effectExtent l="0" t="76200" r="24130" b="95250"/>
                    <wp:wrapNone/>
                    <wp:docPr id="51" name="Straight Arrow Connector 51"/>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6A821" id="Straight Arrow Connector 51" o:spid="_x0000_s1026" type="#_x0000_t32" style="position:absolute;margin-left:336.25pt;margin-top:14.85pt;width:32.6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" strokecolor="black [3200]" strokeweight="1pt">
                    <v:stroke endarrow="block" endcap="round"/>
                  </v:shape>
                </w:pict>
              </mc:Fallback>
            </mc:AlternateContent>
          </w:r>
        </w:p>
        <w:p w14:paraId="2DA4C49B" w14:textId="77777777" w:rsidR="004E394F" w:rsidRDefault="004E394F" w:rsidP="004E394F">
          <w:pPr>
            <w:rPr>
              <w:lang w:eastAsia="en-GB"/>
            </w:rPr>
          </w:pPr>
        </w:p>
        <w:p w14:paraId="25174800" w14:textId="77777777" w:rsidR="00E018B3" w:rsidRPr="00DF786D" w:rsidRDefault="00953E92" w:rsidP="00E018B3">
          <w:pPr>
            <w:rPr>
              <w:sz w:val="32"/>
              <w:szCs w:val="32"/>
            </w:rPr>
          </w:pPr>
          <w:r>
            <w:rPr>
              <w:noProof/>
              <w:sz w:val="32"/>
              <w:szCs w:val="32"/>
              <w:lang w:eastAsia="en-GB"/>
            </w:rPr>
            <mc:AlternateContent>
              <mc:Choice Requires="wps">
                <w:drawing>
                  <wp:anchor distT="0" distB="0" distL="114300" distR="114300" simplePos="0" relativeHeight="251736064" behindDoc="0" locked="0" layoutInCell="1" allowOverlap="1" wp14:anchorId="67ABC24E" wp14:editId="531B63DE">
                    <wp:simplePos x="0" y="0"/>
                    <wp:positionH relativeFrom="column">
                      <wp:posOffset>3950898</wp:posOffset>
                    </wp:positionH>
                    <wp:positionV relativeFrom="paragraph">
                      <wp:posOffset>275650</wp:posOffset>
                    </wp:positionV>
                    <wp:extent cx="8627" cy="638978"/>
                    <wp:effectExtent l="38100" t="0" r="67945" b="46990"/>
                    <wp:wrapNone/>
                    <wp:docPr id="221" name="Straight Arrow Connector 221"/>
                    <wp:cNvGraphicFramePr/>
                    <a:graphic xmlns:a="http://schemas.openxmlformats.org/drawingml/2006/main">
                      <a:graphicData uri="http://schemas.microsoft.com/office/word/2010/wordprocessingShape">
                        <wps:wsp>
                          <wps:cNvCnPr/>
                          <wps:spPr>
                            <a:xfrm>
                              <a:off x="0" y="0"/>
                              <a:ext cx="8627" cy="638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E9127" id="Straight Arrow Connector 221" o:spid="_x0000_s1026" type="#_x0000_t32" style="position:absolute;margin-left:311.1pt;margin-top:21.7pt;width:.7pt;height:50.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" strokecolor="black [3200]" strokeweight="1pt">
                    <v:stroke endarrow="block" endcap="round"/>
                  </v:shape>
                </w:pict>
              </mc:Fallback>
            </mc:AlternateContent>
          </w:r>
        </w:p>
        <w:p w14:paraId="0931EBBD" w14:textId="77777777" w:rsidR="004E394F" w:rsidRDefault="00173354" w:rsidP="004E394F">
          <w:pPr>
            <w:rPr>
              <w:lang w:eastAsia="en-GB"/>
            </w:rPr>
          </w:pPr>
          <w:r>
            <w:rPr>
              <w:noProof/>
              <w:lang w:eastAsia="en-GB"/>
            </w:rPr>
            <mc:AlternateContent>
              <mc:Choice Requires="wpg">
                <w:drawing>
                  <wp:anchor distT="0" distB="0" distL="114300" distR="114300" simplePos="0" relativeHeight="251718656" behindDoc="0" locked="0" layoutInCell="1" allowOverlap="1" wp14:anchorId="0AC5760E" wp14:editId="5CD3181C">
                    <wp:simplePos x="0" y="0"/>
                    <wp:positionH relativeFrom="margin">
                      <wp:posOffset>-21326</wp:posOffset>
                    </wp:positionH>
                    <wp:positionV relativeFrom="paragraph">
                      <wp:posOffset>214630</wp:posOffset>
                    </wp:positionV>
                    <wp:extent cx="2510155" cy="2311879"/>
                    <wp:effectExtent l="0" t="0" r="23495" b="12700"/>
                    <wp:wrapNone/>
                    <wp:docPr id="20" name="Group 20"/>
                    <wp:cNvGraphicFramePr/>
                    <a:graphic xmlns:a="http://schemas.openxmlformats.org/drawingml/2006/main">
                      <a:graphicData uri="http://schemas.microsoft.com/office/word/2010/wordprocessingGroup">
                        <wpg:wgp>
                          <wpg:cNvGrpSpPr/>
                          <wpg:grpSpPr>
                            <a:xfrm>
                              <a:off x="0" y="0"/>
                              <a:ext cx="2510155" cy="2311879"/>
                              <a:chOff x="0" y="1"/>
                              <a:chExt cx="1724025" cy="2238376"/>
                            </a:xfrm>
                          </wpg:grpSpPr>
                          <wps:wsp>
                            <wps:cNvPr id="21" name="Rounded Rectangle 2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16EE" w14:textId="77777777" w:rsidR="00E70AE3" w:rsidRPr="00DF786D" w:rsidRDefault="00E70AE3" w:rsidP="00173354">
                                  <w:pPr>
                                    <w:rPr>
                                      <w:sz w:val="32"/>
                                      <w:szCs w:val="32"/>
                                    </w:rPr>
                                  </w:pPr>
                                  <w:r>
                                    <w:rPr>
                                      <w:sz w:val="32"/>
                                      <w:szCs w:val="32"/>
                                    </w:rPr>
                                    <w:t>The user can change variables and add extra physics objects during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C5760E" id="Group 20" o:spid="_x0000_s1055" style="position:absolute;margin-left:-1.7pt;margin-top:16.9pt;width:197.65pt;height:182.05pt;z-index:25171865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">
                    <v:roundrect id="Rounded Rectangle 21" o:spid="_x0000_s1056"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yCMQA&#10;AADbAAAADwAAAGRycy9kb3ducmV2LnhtbESPQWvCQBSE7wX/w/IEb3WjB6vRVURI6cVDrKDHZ/aZ&#10;RLNvw+4a47/vFgo9DjPzDbPa9KYRHTlfW1YwGScgiAuray4VHL+z9zkIH5A1NpZJwYs8bNaDtxWm&#10;2j45p+4QShEh7FNUUIXQplL6oiKDfmxb4uhdrTMYonSl1A6fEW4aOU2SmTRYc1yosKVdRcX98DAK&#10;8sVpXnfZbZtnIU8ex8vH/vzplBoN++0SRKA+/If/2l9awXQC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rMgjEAAAA2wAAAA8AAAAAAAAAAAAAAAAAmAIAAGRycy9k&#10;b3ducmV2LnhtbFBLBQYAAAAABAAEAPUAAACJAwAAAAA=&#10;" fillcolor="#7fc0db [1940]" strokecolor="black [3213]" strokeweight="1.5pt">
                      <v:stroke endcap="round"/>
                    </v:roundrect>
                    <v:shape id="Text Box 22" o:spid="_x0000_s1057"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kzsUA&#10;AADbAAAADwAAAGRycy9kb3ducmV2LnhtbESP22rDMBBE3wP9B7GFvoREjhtCcKOEYkgpbSC3fsBi&#10;rS+1tTKWart/XxUCeRxm5gyz2Y2mET11rrKsYDGPQBBnVldcKPi67mdrEM4ja2wsk4JfcrDbPkw2&#10;mGg78Jn6iy9EgLBLUEHpfZtI6bKSDLq5bYmDl9vOoA+yK6TucAhw08g4ilbSYMVhocSW0pKy+vJj&#10;FDy/mfS0zKJ8mh/dN38Wq9odPpR6ehxfX0B4Gv09fGu/awVxDP9fw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TOxQAAANsAAAAPAAAAAAAAAAAAAAAAAJgCAABkcnMv&#10;ZG93bnJldi54bWxQSwUGAAAAAAQABAD1AAAAigMAAAAA&#10;" fillcolor="#e6eef0 [664]" strokeweight=".5pt">
                      <v:textbox>
                        <w:txbxContent>
                          <w:p w14:paraId="1EE716EE" w14:textId="77777777" w:rsidR="00E70AE3" w:rsidRPr="00DF786D" w:rsidRDefault="00E70AE3" w:rsidP="00173354">
                            <w:pPr>
                              <w:rPr>
                                <w:sz w:val="32"/>
                                <w:szCs w:val="32"/>
                              </w:rPr>
                            </w:pPr>
                            <w:r>
                              <w:rPr>
                                <w:sz w:val="32"/>
                                <w:szCs w:val="32"/>
                              </w:rPr>
                              <w:t>The user can change variables and add extra physics objects during simulation</w:t>
                            </w:r>
                          </w:p>
                        </w:txbxContent>
                      </v:textbox>
                    </v:shape>
                    <w10:wrap anchorx="margin"/>
                  </v:group>
                </w:pict>
              </mc:Fallback>
            </mc:AlternateContent>
          </w:r>
        </w:p>
        <w:p w14:paraId="5B2D6CED" w14:textId="77777777" w:rsidR="004E394F" w:rsidRDefault="006C2A38" w:rsidP="004E394F">
          <w:pPr>
            <w:rPr>
              <w:lang w:eastAsia="en-GB"/>
            </w:rPr>
          </w:pPr>
          <w:r>
            <w:rPr>
              <w:noProof/>
              <w:lang w:eastAsia="en-GB"/>
            </w:rPr>
            <mc:AlternateContent>
              <mc:Choice Requires="wpg">
                <w:drawing>
                  <wp:anchor distT="0" distB="0" distL="114300" distR="114300" simplePos="0" relativeHeight="251721728" behindDoc="0" locked="0" layoutInCell="1" allowOverlap="1" wp14:anchorId="6B2B4E60" wp14:editId="6981A691">
                    <wp:simplePos x="0" y="0"/>
                    <wp:positionH relativeFrom="margin">
                      <wp:posOffset>3648075</wp:posOffset>
                    </wp:positionH>
                    <wp:positionV relativeFrom="paragraph">
                      <wp:posOffset>189865</wp:posOffset>
                    </wp:positionV>
                    <wp:extent cx="2510155" cy="1914525"/>
                    <wp:effectExtent l="0" t="0" r="23495" b="28575"/>
                    <wp:wrapNone/>
                    <wp:docPr id="42" name="Group 42"/>
                    <wp:cNvGraphicFramePr/>
                    <a:graphic xmlns:a="http://schemas.openxmlformats.org/drawingml/2006/main">
                      <a:graphicData uri="http://schemas.microsoft.com/office/word/2010/wordprocessingGroup">
                        <wpg:wgp>
                          <wpg:cNvGrpSpPr/>
                          <wpg:grpSpPr>
                            <a:xfrm>
                              <a:off x="0" y="0"/>
                              <a:ext cx="2510155" cy="1914525"/>
                              <a:chOff x="0" y="1"/>
                              <a:chExt cx="1724025" cy="2238376"/>
                            </a:xfrm>
                          </wpg:grpSpPr>
                          <wps:wsp>
                            <wps:cNvPr id="43" name="Rounded Rectangle 43"/>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15C01E" w14:textId="77777777" w:rsidR="00E70AE3" w:rsidRPr="00DF786D" w:rsidRDefault="00E70AE3" w:rsidP="006C2A38">
                                  <w:pPr>
                                    <w:rPr>
                                      <w:sz w:val="32"/>
                                      <w:szCs w:val="32"/>
                                    </w:rPr>
                                  </w:pPr>
                                  <w:r>
                                    <w:rPr>
                                      <w:sz w:val="32"/>
                                      <w:szCs w:val="32"/>
                                    </w:rPr>
                                    <w:t>Simulation runs, performing calculations using the variables from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B4E60" id="Group 42" o:spid="_x0000_s1058" style="position:absolute;margin-left:287.25pt;margin-top:14.95pt;width:197.65pt;height:150.75pt;z-index:2517217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">
                    <v:roundrect id="Rounded Rectangle 43" o:spid="_x0000_s105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rsRMUA&#10;AADbAAAADwAAAGRycy9kb3ducmV2LnhtbESPQWvCQBSE7wX/w/IEb3WjLVVTV5FCpBcPUaE9PrOv&#10;STT7NuyuMf33XaHgcZiZb5jlujeN6Mj52rKCyTgBQVxYXXOp4HjInucgfEDW2FgmBb/kYb0aPC0x&#10;1fbGOXX7UIoIYZ+igiqENpXSFxUZ9GPbEkfvxzqDIUpXSu3wFuGmkdMkeZMGa44LFbb0UVFx2V+N&#10;gnzxNa+77LzJs5An1+NptvveOqVGw37zDiJQHx7h//anVvD6Avc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uxExQAAANsAAAAPAAAAAAAAAAAAAAAAAJgCAABkcnMv&#10;ZG93bnJldi54bWxQSwUGAAAAAAQABAD1AAAAigMAAAAA&#10;" fillcolor="#7fc0db [1940]" strokecolor="black [3213]" strokeweight="1.5pt">
                      <v:stroke endcap="round"/>
                    </v:roundrect>
                    <v:shape id="Text Box 44" o:spid="_x0000_s106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8gcUA&#10;AADbAAAADwAAAGRycy9kb3ducmV2LnhtbESP3WrCQBSE74W+w3IK3hTd2AaR1FVKwCJaaNU+wCF7&#10;8tNkz4bsmqRv7xYKXg4z8w2z3o6mET11rrKsYDGPQBBnVldcKPi+7GYrEM4ja2wsk4JfcrDdPEzW&#10;mGg78In6sy9EgLBLUEHpfZtI6bKSDLq5bYmDl9vOoA+yK6TucAhw08jnKFpKgxWHhRJbSkvK6vPV&#10;KHh5N+lXnEX5U/7pfvhYLGv3cVBq+ji+vYLwNPp7+L+91wriGP6+h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nyBxQAAANsAAAAPAAAAAAAAAAAAAAAAAJgCAABkcnMv&#10;ZG93bnJldi54bWxQSwUGAAAAAAQABAD1AAAAigMAAAAA&#10;" fillcolor="#e6eef0 [664]" strokeweight=".5pt">
                      <v:textbox>
                        <w:txbxContent>
                          <w:p w14:paraId="7715C01E" w14:textId="77777777" w:rsidR="00E70AE3" w:rsidRPr="00DF786D" w:rsidRDefault="00E70AE3" w:rsidP="006C2A38">
                            <w:pPr>
                              <w:rPr>
                                <w:sz w:val="32"/>
                                <w:szCs w:val="32"/>
                              </w:rPr>
                            </w:pPr>
                            <w:r>
                              <w:rPr>
                                <w:sz w:val="32"/>
                                <w:szCs w:val="32"/>
                              </w:rPr>
                              <w:t>Simulation runs, performing calculations using the variables from the user</w:t>
                            </w:r>
                          </w:p>
                        </w:txbxContent>
                      </v:textbox>
                    </v:shape>
                    <w10:wrap anchorx="margin"/>
                  </v:group>
                </w:pict>
              </mc:Fallback>
            </mc:AlternateContent>
          </w:r>
        </w:p>
        <w:p w14:paraId="78B8B3EF" w14:textId="77777777" w:rsidR="004E394F" w:rsidRDefault="004E394F" w:rsidP="004E394F">
          <w:pPr>
            <w:rPr>
              <w:lang w:eastAsia="en-GB"/>
            </w:rPr>
          </w:pPr>
        </w:p>
        <w:p w14:paraId="60DBD0FB" w14:textId="77777777" w:rsidR="004E394F" w:rsidRDefault="00764F13" w:rsidP="004E394F">
          <w:pPr>
            <w:tabs>
              <w:tab w:val="right" w:pos="6838"/>
            </w:tabs>
            <w:rPr>
              <w:lang w:eastAsia="en-GB"/>
            </w:rPr>
          </w:pPr>
          <w:r>
            <w:rPr>
              <w:noProof/>
              <w:lang w:eastAsia="en-GB"/>
            </w:rPr>
            <mc:AlternateContent>
              <mc:Choice Requires="wps">
                <w:drawing>
                  <wp:anchor distT="0" distB="0" distL="114300" distR="114300" simplePos="0" relativeHeight="251740160" behindDoc="0" locked="0" layoutInCell="1" allowOverlap="1" wp14:anchorId="52AD18A2" wp14:editId="1B512F32">
                    <wp:simplePos x="0" y="0"/>
                    <wp:positionH relativeFrom="column">
                      <wp:posOffset>2492902</wp:posOffset>
                    </wp:positionH>
                    <wp:positionV relativeFrom="paragraph">
                      <wp:posOffset>147560</wp:posOffset>
                    </wp:positionV>
                    <wp:extent cx="1156072" cy="0"/>
                    <wp:effectExtent l="38100" t="76200" r="0" b="95250"/>
                    <wp:wrapNone/>
                    <wp:docPr id="226" name="Straight Arrow Connector 226"/>
                    <wp:cNvGraphicFramePr/>
                    <a:graphic xmlns:a="http://schemas.openxmlformats.org/drawingml/2006/main">
                      <a:graphicData uri="http://schemas.microsoft.com/office/word/2010/wordprocessingShape">
                        <wps:wsp>
                          <wps:cNvCnPr/>
                          <wps:spPr>
                            <a:xfrm flipH="1">
                              <a:off x="0" y="0"/>
                              <a:ext cx="11560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656211" id="Straight Arrow Connector 226" o:spid="_x0000_s1026" type="#_x0000_t32" style="position:absolute;margin-left:196.3pt;margin-top:11.6pt;width:91.05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" strokecolor="black [3200]" strokeweight="1pt">
                    <v:stroke endarrow="block" endcap="round"/>
                  </v:shape>
                </w:pict>
              </mc:Fallback>
            </mc:AlternateContent>
          </w:r>
          <w:r w:rsidR="004E394F">
            <w:rPr>
              <w:lang w:eastAsia="en-GB"/>
            </w:rPr>
            <w:tab/>
          </w:r>
        </w:p>
        <w:p w14:paraId="6BED2272" w14:textId="77777777" w:rsidR="004E394F" w:rsidRDefault="00764F13" w:rsidP="004E394F">
          <w:pPr>
            <w:rPr>
              <w:lang w:eastAsia="en-GB"/>
            </w:rPr>
          </w:pPr>
          <w:r>
            <w:rPr>
              <w:noProof/>
              <w:lang w:eastAsia="en-GB"/>
            </w:rPr>
            <mc:AlternateContent>
              <mc:Choice Requires="wps">
                <w:drawing>
                  <wp:anchor distT="0" distB="0" distL="114300" distR="114300" simplePos="0" relativeHeight="251741184" behindDoc="0" locked="0" layoutInCell="1" allowOverlap="1" wp14:anchorId="1AB2A58E" wp14:editId="148C4624">
                    <wp:simplePos x="0" y="0"/>
                    <wp:positionH relativeFrom="column">
                      <wp:posOffset>2510286</wp:posOffset>
                    </wp:positionH>
                    <wp:positionV relativeFrom="paragraph">
                      <wp:posOffset>83664</wp:posOffset>
                    </wp:positionV>
                    <wp:extent cx="1138687" cy="8627"/>
                    <wp:effectExtent l="0" t="57150" r="42545" b="86995"/>
                    <wp:wrapNone/>
                    <wp:docPr id="227" name="Straight Arrow Connector 227"/>
                    <wp:cNvGraphicFramePr/>
                    <a:graphic xmlns:a="http://schemas.openxmlformats.org/drawingml/2006/main">
                      <a:graphicData uri="http://schemas.microsoft.com/office/word/2010/wordprocessingShape">
                        <wps:wsp>
                          <wps:cNvCnPr/>
                          <wps:spPr>
                            <a:xfrm>
                              <a:off x="0" y="0"/>
                              <a:ext cx="1138687"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C02A0" id="Straight Arrow Connector 227" o:spid="_x0000_s1026" type="#_x0000_t32" style="position:absolute;margin-left:197.65pt;margin-top:6.6pt;width:89.65pt;height:.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" strokecolor="black [3200]" strokeweight="1pt">
                    <v:stroke endarrow="block" endcap="round"/>
                  </v:shape>
                </w:pict>
              </mc:Fallback>
            </mc:AlternateContent>
          </w:r>
        </w:p>
        <w:p w14:paraId="034F5386" w14:textId="77777777" w:rsidR="004E394F" w:rsidRDefault="004E394F" w:rsidP="004E394F">
          <w:pPr>
            <w:rPr>
              <w:lang w:eastAsia="en-GB"/>
            </w:rPr>
          </w:pPr>
        </w:p>
        <w:p w14:paraId="1543E292" w14:textId="77777777" w:rsidR="004E394F" w:rsidRDefault="004E394F" w:rsidP="004E394F">
          <w:pPr>
            <w:rPr>
              <w:lang w:eastAsia="en-GB"/>
            </w:rPr>
          </w:pPr>
        </w:p>
        <w:p w14:paraId="6857B8EE" w14:textId="77777777" w:rsidR="004E394F" w:rsidRDefault="00764F13" w:rsidP="004E394F">
          <w:pPr>
            <w:rPr>
              <w:lang w:eastAsia="en-GB"/>
            </w:rPr>
          </w:pPr>
          <w:r>
            <w:rPr>
              <w:noProof/>
              <w:lang w:eastAsia="en-GB"/>
            </w:rPr>
            <mc:AlternateContent>
              <mc:Choice Requires="wps">
                <w:drawing>
                  <wp:anchor distT="0" distB="0" distL="114300" distR="114300" simplePos="0" relativeHeight="251737088" behindDoc="0" locked="0" layoutInCell="1" allowOverlap="1" wp14:anchorId="7B138190" wp14:editId="646B96A9">
                    <wp:simplePos x="0" y="0"/>
                    <wp:positionH relativeFrom="column">
                      <wp:posOffset>4917057</wp:posOffset>
                    </wp:positionH>
                    <wp:positionV relativeFrom="paragraph">
                      <wp:posOffset>134152</wp:posOffset>
                    </wp:positionV>
                    <wp:extent cx="25879" cy="1224951"/>
                    <wp:effectExtent l="57150" t="0" r="69850" b="51435"/>
                    <wp:wrapNone/>
                    <wp:docPr id="222" name="Straight Arrow Connector 222"/>
                    <wp:cNvGraphicFramePr/>
                    <a:graphic xmlns:a="http://schemas.openxmlformats.org/drawingml/2006/main">
                      <a:graphicData uri="http://schemas.microsoft.com/office/word/2010/wordprocessingShape">
                        <wps:wsp>
                          <wps:cNvCnPr/>
                          <wps:spPr>
                            <a:xfrm>
                              <a:off x="0" y="0"/>
                              <a:ext cx="25879" cy="1224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6B390" id="Straight Arrow Connector 222" o:spid="_x0000_s1026" type="#_x0000_t32" style="position:absolute;margin-left:387.15pt;margin-top:10.55pt;width:2.05pt;height:9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" strokecolor="black [3200]" strokeweight="1pt">
                    <v:stroke endarrow="block" endcap="round"/>
                  </v:shape>
                </w:pict>
              </mc:Fallback>
            </mc:AlternateContent>
          </w:r>
        </w:p>
        <w:p w14:paraId="085E74A8" w14:textId="77777777" w:rsidR="004E394F" w:rsidRDefault="004E394F" w:rsidP="004E394F">
          <w:pPr>
            <w:rPr>
              <w:lang w:eastAsia="en-GB"/>
            </w:rPr>
          </w:pPr>
        </w:p>
        <w:p w14:paraId="2AADFD9D" w14:textId="77777777" w:rsidR="004E394F" w:rsidRDefault="004E394F" w:rsidP="004E394F">
          <w:pPr>
            <w:rPr>
              <w:lang w:eastAsia="en-GB"/>
            </w:rPr>
          </w:pPr>
        </w:p>
        <w:p w14:paraId="6FE74CCB" w14:textId="77777777" w:rsidR="004E394F" w:rsidRDefault="004E394F" w:rsidP="004E394F">
          <w:pPr>
            <w:rPr>
              <w:lang w:eastAsia="en-GB"/>
            </w:rPr>
          </w:pPr>
        </w:p>
        <w:p w14:paraId="177A0302" w14:textId="77777777" w:rsidR="004E394F" w:rsidRDefault="00764F13" w:rsidP="004E394F">
          <w:pPr>
            <w:rPr>
              <w:lang w:eastAsia="en-GB"/>
            </w:rPr>
          </w:pPr>
          <w:r>
            <w:rPr>
              <w:noProof/>
              <w:lang w:eastAsia="en-GB"/>
            </w:rPr>
            <mc:AlternateContent>
              <mc:Choice Requires="wpg">
                <w:drawing>
                  <wp:anchor distT="0" distB="0" distL="114300" distR="114300" simplePos="0" relativeHeight="251739136" behindDoc="0" locked="0" layoutInCell="1" allowOverlap="1" wp14:anchorId="5D784641" wp14:editId="0E7FCB75">
                    <wp:simplePos x="0" y="0"/>
                    <wp:positionH relativeFrom="margin">
                      <wp:posOffset>4019334</wp:posOffset>
                    </wp:positionH>
                    <wp:positionV relativeFrom="paragraph">
                      <wp:posOffset>137388</wp:posOffset>
                    </wp:positionV>
                    <wp:extent cx="2001328" cy="1578634"/>
                    <wp:effectExtent l="0" t="0" r="18415" b="21590"/>
                    <wp:wrapNone/>
                    <wp:docPr id="223" name="Group 223"/>
                    <wp:cNvGraphicFramePr/>
                    <a:graphic xmlns:a="http://schemas.openxmlformats.org/drawingml/2006/main">
                      <a:graphicData uri="http://schemas.microsoft.com/office/word/2010/wordprocessingGroup">
                        <wpg:wgp>
                          <wpg:cNvGrpSpPr/>
                          <wpg:grpSpPr>
                            <a:xfrm>
                              <a:off x="0" y="0"/>
                              <a:ext cx="2001328" cy="1578634"/>
                              <a:chOff x="0" y="1"/>
                              <a:chExt cx="1724025" cy="2238376"/>
                            </a:xfrm>
                          </wpg:grpSpPr>
                          <wps:wsp>
                            <wps:cNvPr id="224" name="Rounded Rectangle 22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508EAE" w14:textId="77777777" w:rsidR="00E70AE3" w:rsidRPr="00DF786D" w:rsidRDefault="00E70AE3" w:rsidP="00764F13">
                                  <w:pPr>
                                    <w:rPr>
                                      <w:sz w:val="32"/>
                                      <w:szCs w:val="32"/>
                                    </w:rPr>
                                  </w:pPr>
                                  <w:r>
                                    <w:rPr>
                                      <w:sz w:val="32"/>
                                      <w:szCs w:val="32"/>
                                    </w:rPr>
                                    <w:t>Data displayed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84641" id="Group 223" o:spid="_x0000_s1061" style="position:absolute;margin-left:316.5pt;margin-top:10.8pt;width:157.6pt;height:124.3pt;z-index:25173913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">
                    <v:roundrect id="Rounded Rectangle 224" o:spid="_x0000_s106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xKBsYA&#10;AADcAAAADwAAAGRycy9kb3ducmV2LnhtbESPQWvCQBSE74L/YXlCb7ppKGpTVxEh0ouH2EB7fM2+&#10;Jmmzb8PuGtN/3y0IHoeZ+YbZ7EbTiYGcby0reFwkIIgrq1uuFZRv+XwNwgdkjZ1lUvBLHnbb6WSD&#10;mbZXLmg4h1pECPsMFTQh9JmUvmrIoF/Ynjh6X9YZDFG6WmqH1wg3nUyTZCkNthwXGuzp0FD1c74Y&#10;BcXz+7od8u99kYciuZSfq9PH0Sn1MBv3LyACjeEevrVftYI0fYL/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xKBsYAAADcAAAADwAAAAAAAAAAAAAAAACYAgAAZHJz&#10;L2Rvd25yZXYueG1sUEsFBgAAAAAEAAQA9QAAAIsDAAAAAA==&#10;" fillcolor="#7fc0db [1940]" strokecolor="black [3213]" strokeweight="1.5pt">
                      <v:stroke endcap="round"/>
                    </v:roundrect>
                    <v:shape id="Text Box 225" o:spid="_x0000_s106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NG8UA&#10;AADcAAAADwAAAGRycy9kb3ducmV2LnhtbESP3WrCQBSE7wXfYTmCN6VujDWU1FVEUEQFW9sHOGRP&#10;fmr2bMiuGt/eLRS8HGbmG2a26EwtrtS6yrKC8SgCQZxZXXGh4Od7/foOwnlkjbVlUnAnB4t5vzfD&#10;VNsbf9H15AsRIOxSVFB636RSuqwkg25kG+Lg5bY16INsC6lbvAW4qWUcRYk0WHFYKLGhVUnZ+XQx&#10;CiYbs/p8y6L8JT+6X94XydkddkoNB93yA4Snzj/D/+2tVhDHU/g7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o0bxQAAANwAAAAPAAAAAAAAAAAAAAAAAJgCAABkcnMv&#10;ZG93bnJldi54bWxQSwUGAAAAAAQABAD1AAAAigMAAAAA&#10;" fillcolor="#e6eef0 [664]" strokeweight=".5pt">
                      <v:textbox>
                        <w:txbxContent>
                          <w:p w14:paraId="56508EAE" w14:textId="77777777" w:rsidR="00E70AE3" w:rsidRPr="00DF786D" w:rsidRDefault="00E70AE3" w:rsidP="00764F13">
                            <w:pPr>
                              <w:rPr>
                                <w:sz w:val="32"/>
                                <w:szCs w:val="32"/>
                              </w:rPr>
                            </w:pPr>
                            <w:r>
                              <w:rPr>
                                <w:sz w:val="32"/>
                                <w:szCs w:val="32"/>
                              </w:rPr>
                              <w:t>Data displayed to user</w:t>
                            </w:r>
                          </w:p>
                        </w:txbxContent>
                      </v:textbox>
                    </v:shape>
                    <w10:wrap anchorx="margin"/>
                  </v:group>
                </w:pict>
              </mc:Fallback>
            </mc:AlternateContent>
          </w:r>
        </w:p>
        <w:p w14:paraId="3ED20F8F" w14:textId="77777777" w:rsidR="004E394F" w:rsidRDefault="004E394F" w:rsidP="004E394F">
          <w:pPr>
            <w:rPr>
              <w:lang w:eastAsia="en-GB"/>
            </w:rPr>
          </w:pPr>
        </w:p>
        <w:p w14:paraId="1BABC4C2" w14:textId="77777777" w:rsidR="004E394F" w:rsidRDefault="004E394F" w:rsidP="004E394F">
          <w:pPr>
            <w:rPr>
              <w:lang w:eastAsia="en-GB"/>
            </w:rPr>
          </w:pPr>
        </w:p>
        <w:p w14:paraId="27A7F7DB" w14:textId="77777777" w:rsidR="004C6569" w:rsidRDefault="004C6569" w:rsidP="00C0688B">
          <w:pPr>
            <w:rPr>
              <w:lang w:eastAsia="en-GB"/>
            </w:rPr>
          </w:pPr>
        </w:p>
        <w:p w14:paraId="71DC5AEE" w14:textId="77777777" w:rsidR="00177B89" w:rsidRDefault="00177B89" w:rsidP="00C0688B">
          <w:pPr>
            <w:rPr>
              <w:lang w:eastAsia="en-GB"/>
            </w:rPr>
          </w:pPr>
        </w:p>
        <w:p w14:paraId="2D995C84" w14:textId="77777777" w:rsidR="00177B89" w:rsidRDefault="00177B89" w:rsidP="00C0688B">
          <w:pPr>
            <w:rPr>
              <w:lang w:eastAsia="en-GB"/>
            </w:rPr>
          </w:pPr>
        </w:p>
        <w:p w14:paraId="6F7EF7C3" w14:textId="77777777" w:rsidR="004C6569" w:rsidRDefault="004C6569" w:rsidP="00C0688B">
          <w:pPr>
            <w:rPr>
              <w:lang w:eastAsia="en-GB"/>
            </w:rPr>
          </w:pPr>
        </w:p>
        <w:p w14:paraId="74F3DC70" w14:textId="77777777" w:rsidR="00355831" w:rsidRPr="00C0688B" w:rsidRDefault="00355831" w:rsidP="00C0688B">
          <w:pPr>
            <w:rPr>
              <w:lang w:eastAsia="en-GB"/>
            </w:rPr>
          </w:pPr>
        </w:p>
        <w:p w14:paraId="4A5CA468" w14:textId="77777777" w:rsidR="00771720" w:rsidRDefault="00FA39BD" w:rsidP="00053667">
          <w:pPr>
            <w:pStyle w:val="Heading2"/>
            <w:pBdr>
              <w:top w:val="single" w:sz="24" w:space="1" w:color="D4EAF3" w:themeColor="accent1" w:themeTint="33"/>
            </w:pBdr>
          </w:pPr>
          <w:bookmarkStart w:id="15" w:name="_Toc413235333"/>
          <w:r w:rsidRPr="007A6E71">
            <w:lastRenderedPageBreak/>
            <w:t>Analysis Data Dictionary</w:t>
          </w:r>
          <w:bookmarkEnd w:id="15"/>
        </w:p>
        <w:p w14:paraId="5F1BFD06" w14:textId="2A78C61E" w:rsidR="007E38A7" w:rsidRDefault="00704AF0" w:rsidP="007E38A7">
          <w:pPr>
            <w:rPr>
              <w:rFonts w:cs="Arial"/>
              <w:color w:val="000000"/>
              <w:sz w:val="24"/>
              <w:szCs w:val="24"/>
              <w:shd w:val="clear" w:color="auto" w:fill="FFFFFF"/>
            </w:rPr>
          </w:pPr>
          <w:r w:rsidRPr="00704AF0">
            <w:rPr>
              <w:b/>
              <w:sz w:val="24"/>
              <w:szCs w:val="24"/>
              <w:lang w:eastAsia="en-GB"/>
            </w:rPr>
            <w:t>Mass</w:t>
          </w:r>
          <w:r w:rsidRPr="00704AF0">
            <w:rPr>
              <w:sz w:val="24"/>
              <w:szCs w:val="24"/>
              <w:lang w:eastAsia="en-GB"/>
            </w:rPr>
            <w:t xml:space="preserve"> </w:t>
          </w:r>
          <w:r w:rsidR="007D38C3">
            <w:rPr>
              <w:sz w:val="24"/>
              <w:szCs w:val="24"/>
              <w:lang w:eastAsia="en-GB"/>
            </w:rPr>
            <w:t>–</w:t>
          </w:r>
          <w:r w:rsidRPr="00704AF0">
            <w:rPr>
              <w:sz w:val="24"/>
              <w:szCs w:val="24"/>
              <w:lang w:eastAsia="en-GB"/>
            </w:rPr>
            <w:t xml:space="preserve"> </w:t>
          </w:r>
          <w:r w:rsidR="007D38C3">
            <w:rPr>
              <w:rFonts w:cs="Arial"/>
              <w:color w:val="000000"/>
              <w:sz w:val="24"/>
              <w:szCs w:val="24"/>
              <w:shd w:val="clear" w:color="auto" w:fill="FFFFFF"/>
            </w:rPr>
            <w:t>T</w:t>
          </w:r>
          <w:r w:rsidRPr="00704AF0">
            <w:rPr>
              <w:rFonts w:cs="Arial"/>
              <w:color w:val="000000"/>
              <w:sz w:val="24"/>
              <w:szCs w:val="24"/>
              <w:shd w:val="clear" w:color="auto" w:fill="FFFFFF"/>
            </w:rPr>
            <w:t>he quantity of matter in a body regardless of its volume or of any forces acting on it.</w:t>
          </w:r>
        </w:p>
        <w:p w14:paraId="4FC6C7D0" w14:textId="3E772CF1" w:rsidR="00704AF0" w:rsidRDefault="00704AF0" w:rsidP="007E38A7">
          <w:pPr>
            <w:rPr>
              <w:sz w:val="24"/>
              <w:szCs w:val="24"/>
              <w:lang w:eastAsia="en-GB"/>
            </w:rPr>
          </w:pPr>
          <w:r w:rsidRPr="00704AF0">
            <w:rPr>
              <w:b/>
              <w:sz w:val="24"/>
              <w:szCs w:val="24"/>
              <w:lang w:eastAsia="en-GB"/>
            </w:rPr>
            <w:t>Velocity</w:t>
          </w:r>
          <w:r>
            <w:rPr>
              <w:sz w:val="24"/>
              <w:szCs w:val="24"/>
              <w:lang w:eastAsia="en-GB"/>
            </w:rPr>
            <w:t xml:space="preserve"> - </w:t>
          </w:r>
          <w:r w:rsidR="007D38C3">
            <w:rPr>
              <w:sz w:val="24"/>
              <w:szCs w:val="24"/>
              <w:lang w:eastAsia="en-GB"/>
            </w:rPr>
            <w:t>A</w:t>
          </w:r>
          <w:r w:rsidRPr="00704AF0">
            <w:rPr>
              <w:sz w:val="24"/>
              <w:szCs w:val="24"/>
              <w:lang w:eastAsia="en-GB"/>
            </w:rPr>
            <w:t xml:space="preserve"> vector quantity that refers to "the rate at which an object changes its position."</w:t>
          </w:r>
        </w:p>
        <w:p w14:paraId="63B72AF3" w14:textId="37832609" w:rsidR="002B52C1" w:rsidRDefault="002B52C1" w:rsidP="007E38A7">
          <w:pPr>
            <w:rPr>
              <w:sz w:val="24"/>
              <w:szCs w:val="24"/>
              <w:lang w:eastAsia="en-GB"/>
            </w:rPr>
          </w:pPr>
          <w:r>
            <w:rPr>
              <w:b/>
              <w:sz w:val="24"/>
              <w:szCs w:val="24"/>
              <w:lang w:eastAsia="en-GB"/>
            </w:rPr>
            <w:t xml:space="preserve">Coefficient of restitution </w:t>
          </w:r>
          <w:r>
            <w:rPr>
              <w:sz w:val="24"/>
              <w:szCs w:val="24"/>
              <w:lang w:eastAsia="en-GB"/>
            </w:rPr>
            <w:t>–</w:t>
          </w:r>
          <w:r w:rsidR="00C47654">
            <w:rPr>
              <w:sz w:val="24"/>
              <w:szCs w:val="24"/>
              <w:lang w:eastAsia="en-GB"/>
            </w:rPr>
            <w:t xml:space="preserve"> </w:t>
          </w:r>
          <w:r w:rsidR="00C47654" w:rsidRPr="00C47654">
            <w:rPr>
              <w:sz w:val="24"/>
              <w:szCs w:val="24"/>
              <w:lang w:eastAsia="en-GB"/>
            </w:rPr>
            <w:t>The coefficient of restitution (COR) of two colliding objects is typically a positive real number between 0.0 and 1.0 representing the ratio of speeds after and before an impact, taken along the line of the impact. Pairs of objects with COR = 1 collide elastically, while objects with COR &lt; 1 collide inelastically.</w:t>
          </w:r>
          <w:r w:rsidR="00C47654">
            <w:rPr>
              <w:sz w:val="24"/>
              <w:szCs w:val="24"/>
              <w:lang w:eastAsia="en-GB"/>
            </w:rPr>
            <w:t xml:space="preserve"> (Wikipedia)</w:t>
          </w:r>
        </w:p>
        <w:p w14:paraId="57FAA634" w14:textId="30C14518" w:rsidR="007D38C3" w:rsidRDefault="007D38C3" w:rsidP="007E38A7">
          <w:pPr>
            <w:rPr>
              <w:sz w:val="24"/>
              <w:szCs w:val="24"/>
              <w:lang w:eastAsia="en-GB"/>
            </w:rPr>
          </w:pPr>
          <w:r>
            <w:rPr>
              <w:b/>
              <w:sz w:val="24"/>
              <w:szCs w:val="24"/>
              <w:lang w:eastAsia="en-GB"/>
            </w:rPr>
            <w:t xml:space="preserve">Elastic collision </w:t>
          </w:r>
          <w:r w:rsidR="00064077">
            <w:rPr>
              <w:sz w:val="24"/>
              <w:szCs w:val="24"/>
              <w:lang w:eastAsia="en-GB"/>
            </w:rPr>
            <w:t>– All the energy and momentum before the collision are conserved after the collision.</w:t>
          </w:r>
        </w:p>
        <w:p w14:paraId="0184897B" w14:textId="73C0E323" w:rsidR="00064077" w:rsidRDefault="00064077" w:rsidP="007E38A7">
          <w:pPr>
            <w:rPr>
              <w:sz w:val="24"/>
              <w:szCs w:val="24"/>
              <w:lang w:eastAsia="en-GB"/>
            </w:rPr>
          </w:pPr>
          <w:r>
            <w:rPr>
              <w:b/>
              <w:sz w:val="24"/>
              <w:szCs w:val="24"/>
              <w:lang w:eastAsia="en-GB"/>
            </w:rPr>
            <w:t xml:space="preserve">Inelastic (plastic) collision </w:t>
          </w:r>
          <w:r>
            <w:rPr>
              <w:sz w:val="24"/>
              <w:szCs w:val="24"/>
              <w:lang w:eastAsia="en-GB"/>
            </w:rPr>
            <w:t>– Some energy is lost in a collis</w:t>
          </w:r>
          <w:r w:rsidR="001B53E9">
            <w:rPr>
              <w:sz w:val="24"/>
              <w:szCs w:val="24"/>
              <w:lang w:eastAsia="en-GB"/>
            </w:rPr>
            <w:t>ion, but momentum is conserved.</w:t>
          </w:r>
        </w:p>
        <w:p w14:paraId="4F7D817F" w14:textId="29F54DAC" w:rsidR="00A3748E" w:rsidRPr="00A3748E" w:rsidRDefault="00A3748E" w:rsidP="007E38A7">
          <w:pPr>
            <w:rPr>
              <w:sz w:val="24"/>
              <w:szCs w:val="24"/>
              <w:lang w:eastAsia="en-GB"/>
            </w:rPr>
          </w:pPr>
          <w:r>
            <w:rPr>
              <w:b/>
              <w:sz w:val="24"/>
              <w:szCs w:val="24"/>
              <w:lang w:eastAsia="en-GB"/>
            </w:rPr>
            <w:t xml:space="preserve">Particle </w:t>
          </w:r>
          <w:r>
            <w:rPr>
              <w:sz w:val="24"/>
              <w:szCs w:val="24"/>
              <w:lang w:eastAsia="en-GB"/>
            </w:rPr>
            <w:t>– An object in the system that visually represents the concepts of elastic or inelastic collisions.</w:t>
          </w:r>
          <w:bookmarkStart w:id="16" w:name="_GoBack"/>
          <w:bookmarkEnd w:id="16"/>
        </w:p>
        <w:p w14:paraId="4B55FDFB" w14:textId="77777777" w:rsidR="001B53E9" w:rsidRDefault="001B53E9" w:rsidP="007E38A7">
          <w:pPr>
            <w:rPr>
              <w:sz w:val="24"/>
              <w:szCs w:val="24"/>
              <w:lang w:eastAsia="en-GB"/>
            </w:rPr>
          </w:pPr>
        </w:p>
        <w:p w14:paraId="17284981" w14:textId="77777777" w:rsidR="001B53E9" w:rsidRPr="00064077" w:rsidRDefault="001B53E9" w:rsidP="007E38A7">
          <w:pPr>
            <w:rPr>
              <w:sz w:val="24"/>
              <w:szCs w:val="24"/>
              <w:lang w:eastAsia="en-GB"/>
            </w:rPr>
          </w:pPr>
        </w:p>
        <w:p w14:paraId="6FBE3408" w14:textId="64FFF9D0" w:rsidR="00FA39BD" w:rsidRDefault="00FA39BD" w:rsidP="00053667">
          <w:pPr>
            <w:pStyle w:val="Heading2"/>
            <w:pBdr>
              <w:top w:val="single" w:sz="24" w:space="1" w:color="D4EAF3" w:themeColor="accent1" w:themeTint="33"/>
            </w:pBdr>
          </w:pPr>
          <w:bookmarkStart w:id="17" w:name="_Toc413235334"/>
          <w:r w:rsidRPr="007A6E71">
            <w:t>OO Model</w:t>
          </w:r>
          <w:bookmarkEnd w:id="17"/>
        </w:p>
        <w:p w14:paraId="6EDF136F" w14:textId="77777777" w:rsidR="00515EF6" w:rsidRPr="00577905" w:rsidRDefault="009D5807" w:rsidP="009D5807">
          <w:pPr>
            <w:rPr>
              <w:sz w:val="24"/>
              <w:szCs w:val="24"/>
              <w:lang w:eastAsia="en-GB"/>
            </w:rPr>
          </w:pPr>
          <w:r w:rsidRPr="00577905">
            <w:rPr>
              <w:sz w:val="24"/>
              <w:szCs w:val="24"/>
              <w:lang w:eastAsia="en-GB"/>
            </w:rPr>
            <w:t>Main classes:</w:t>
          </w:r>
        </w:p>
        <w:p w14:paraId="7EF98554" w14:textId="2117EC28" w:rsidR="00A35D71" w:rsidRDefault="0027770D" w:rsidP="00A35D71">
          <w:pPr>
            <w:rPr>
              <w:lang w:eastAsia="en-GB"/>
            </w:rPr>
          </w:pPr>
          <w:r>
            <w:rPr>
              <w:noProof/>
              <w:lang w:eastAsia="en-GB"/>
            </w:rPr>
            <mc:AlternateContent>
              <mc:Choice Requires="wps">
                <w:drawing>
                  <wp:anchor distT="0" distB="0" distL="114300" distR="114300" simplePos="0" relativeHeight="251663360" behindDoc="0" locked="0" layoutInCell="1" allowOverlap="1" wp14:anchorId="2DCB78F3" wp14:editId="57ACF6DC">
                    <wp:simplePos x="0" y="0"/>
                    <wp:positionH relativeFrom="column">
                      <wp:posOffset>2200275</wp:posOffset>
                    </wp:positionH>
                    <wp:positionV relativeFrom="paragraph">
                      <wp:posOffset>114300</wp:posOffset>
                    </wp:positionV>
                    <wp:extent cx="1285875" cy="42862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33197" w14:textId="399BBBCE" w:rsidR="00E70AE3" w:rsidRDefault="00E70AE3" w:rsidP="0027770D">
                                <w:pPr>
                                  <w:jc w:val="center"/>
                                </w:pPr>
                                <w:r>
                                  <w:t>Class: Widget</w:t>
                                </w:r>
                              </w:p>
                              <w:p w14:paraId="7F09E4CE" w14:textId="77777777" w:rsidR="00E70AE3" w:rsidRDefault="00E70AE3" w:rsidP="0027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B78F3" id="Rounded Rectangle 1" o:spid="_x0000_s1064" style="position:absolute;margin-left:173.25pt;margin-top:9pt;width:101.2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" fillcolor="#276e8b [2404]" strokecolor="#1a495c [1604]" strokeweight="1.5pt">
                    <v:stroke endcap="round"/>
                    <v:textbox>
                      <w:txbxContent>
                        <w:p w14:paraId="48533197" w14:textId="399BBBCE" w:rsidR="00E70AE3" w:rsidRDefault="00E70AE3" w:rsidP="0027770D">
                          <w:pPr>
                            <w:jc w:val="center"/>
                          </w:pPr>
                          <w:r>
                            <w:t>Class: Widget</w:t>
                          </w:r>
                        </w:p>
                        <w:p w14:paraId="7F09E4CE" w14:textId="77777777" w:rsidR="00E70AE3" w:rsidRDefault="00E70AE3" w:rsidP="0027770D">
                          <w:pPr>
                            <w:jc w:val="center"/>
                          </w:pPr>
                        </w:p>
                      </w:txbxContent>
                    </v:textbox>
                  </v:roundrect>
                </w:pict>
              </mc:Fallback>
            </mc:AlternateContent>
          </w:r>
        </w:p>
        <w:p w14:paraId="457CD908" w14:textId="77777777" w:rsidR="00A35D71" w:rsidRDefault="001D7DF0" w:rsidP="00A35D71">
          <w:pPr>
            <w:rPr>
              <w:lang w:eastAsia="en-GB"/>
            </w:rPr>
          </w:pPr>
          <w:r>
            <w:rPr>
              <w:noProof/>
              <w:lang w:eastAsia="en-GB"/>
            </w:rPr>
            <mc:AlternateContent>
              <mc:Choice Requires="wps">
                <w:drawing>
                  <wp:anchor distT="0" distB="0" distL="114300" distR="114300" simplePos="0" relativeHeight="251672576" behindDoc="0" locked="0" layoutInCell="1" allowOverlap="1" wp14:anchorId="3F090E68" wp14:editId="218727F8">
                    <wp:simplePos x="0" y="0"/>
                    <wp:positionH relativeFrom="column">
                      <wp:posOffset>3576330</wp:posOffset>
                    </wp:positionH>
                    <wp:positionV relativeFrom="paragraph">
                      <wp:posOffset>168235</wp:posOffset>
                    </wp:positionV>
                    <wp:extent cx="882332" cy="150661"/>
                    <wp:effectExtent l="0" t="247650" r="0" b="230505"/>
                    <wp:wrapNone/>
                    <wp:docPr id="24" name="Right Arrow 24"/>
                    <wp:cNvGraphicFramePr/>
                    <a:graphic xmlns:a="http://schemas.openxmlformats.org/drawingml/2006/main">
                      <a:graphicData uri="http://schemas.microsoft.com/office/word/2010/wordprocessingShape">
                        <wps:wsp>
                          <wps:cNvSpPr/>
                          <wps:spPr>
                            <a:xfrm rot="2303219">
                              <a:off x="0" y="0"/>
                              <a:ext cx="882332" cy="15066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B5A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281.6pt;margin-top:13.25pt;width:69.45pt;height:11.85pt;rotation:2515729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" adj="19756" fillcolor="#3494ba [3204]" strokecolor="#1a495c [1604]" strokeweight="1.5pt">
                    <v:stroke endcap="round"/>
                  </v:shape>
                </w:pict>
              </mc:Fallback>
            </mc:AlternateContent>
          </w:r>
          <w:r>
            <w:rPr>
              <w:noProof/>
              <w:lang w:eastAsia="en-GB"/>
            </w:rPr>
            <mc:AlternateContent>
              <mc:Choice Requires="wps">
                <w:drawing>
                  <wp:anchor distT="0" distB="0" distL="114300" distR="114300" simplePos="0" relativeHeight="251670528" behindDoc="0" locked="0" layoutInCell="1" allowOverlap="1" wp14:anchorId="4ADB2827" wp14:editId="59152AF6">
                    <wp:simplePos x="0" y="0"/>
                    <wp:positionH relativeFrom="column">
                      <wp:posOffset>1261626</wp:posOffset>
                    </wp:positionH>
                    <wp:positionV relativeFrom="paragraph">
                      <wp:posOffset>205058</wp:posOffset>
                    </wp:positionV>
                    <wp:extent cx="833253" cy="150092"/>
                    <wp:effectExtent l="0" t="247650" r="0" b="231140"/>
                    <wp:wrapNone/>
                    <wp:docPr id="10" name="Right Arrow 10"/>
                    <wp:cNvGraphicFramePr/>
                    <a:graphic xmlns:a="http://schemas.openxmlformats.org/drawingml/2006/main">
                      <a:graphicData uri="http://schemas.microsoft.com/office/word/2010/wordprocessingShape">
                        <wps:wsp>
                          <wps:cNvSpPr/>
                          <wps:spPr>
                            <a:xfrm rot="8342158">
                              <a:off x="0" y="0"/>
                              <a:ext cx="833253" cy="1500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375E" id="Right Arrow 10" o:spid="_x0000_s1026" type="#_x0000_t13" style="position:absolute;margin-left:99.35pt;margin-top:16.15pt;width:65.6pt;height:11.8pt;rotation:911186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" adj="19655" fillcolor="#3494ba [3204]" strokecolor="#1a495c [1604]" strokeweight="1.5pt">
                    <v:stroke endcap="round"/>
                  </v:shape>
                </w:pict>
              </mc:Fallback>
            </mc:AlternateContent>
          </w:r>
        </w:p>
        <w:p w14:paraId="48F6E41A" w14:textId="77777777" w:rsidR="00274D43" w:rsidRDefault="00274D43" w:rsidP="00A35D71">
          <w:pPr>
            <w:rPr>
              <w:lang w:eastAsia="en-GB"/>
            </w:rPr>
          </w:pPr>
        </w:p>
        <w:p w14:paraId="1FAFEFCC" w14:textId="0CF15A33" w:rsidR="001D7DF0" w:rsidRDefault="0027770D" w:rsidP="00A35D71">
          <w:pPr>
            <w:rPr>
              <w:lang w:eastAsia="en-GB"/>
            </w:rPr>
          </w:pPr>
          <w:r>
            <w:rPr>
              <w:noProof/>
              <w:lang w:eastAsia="en-GB"/>
            </w:rPr>
            <mc:AlternateContent>
              <mc:Choice Requires="wps">
                <w:drawing>
                  <wp:anchor distT="0" distB="0" distL="114300" distR="114300" simplePos="0" relativeHeight="251666432" behindDoc="0" locked="0" layoutInCell="1" allowOverlap="1" wp14:anchorId="1EF5D410" wp14:editId="1C1DFF5A">
                    <wp:simplePos x="0" y="0"/>
                    <wp:positionH relativeFrom="column">
                      <wp:posOffset>666750</wp:posOffset>
                    </wp:positionH>
                    <wp:positionV relativeFrom="paragraph">
                      <wp:posOffset>7620</wp:posOffset>
                    </wp:positionV>
                    <wp:extent cx="1447800" cy="42862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D3A36" w14:textId="24204BEF" w:rsidR="00E70AE3" w:rsidRDefault="00E70AE3" w:rsidP="0027770D">
                                <w:pPr>
                                  <w:jc w:val="center"/>
                                </w:pPr>
                                <w:r>
                                  <w:t>Class: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F5D410" id="Rounded Rectangle 5" o:spid="_x0000_s1065" style="position:absolute;margin-left:52.5pt;margin-top:.6pt;width:114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" fillcolor="#3494ba [3204]" strokecolor="#1a495c [1604]" strokeweight="1.5pt">
                    <v:stroke endcap="round"/>
                    <v:textbox>
                      <w:txbxContent>
                        <w:p w14:paraId="5DBD3A36" w14:textId="24204BEF" w:rsidR="00E70AE3" w:rsidRDefault="00E70AE3" w:rsidP="0027770D">
                          <w:pPr>
                            <w:jc w:val="center"/>
                          </w:pPr>
                          <w:r>
                            <w:t>Class: Simulation</w:t>
                          </w:r>
                        </w:p>
                      </w:txbxContent>
                    </v:textbox>
                  </v:roundrect>
                </w:pict>
              </mc:Fallback>
            </mc:AlternateContent>
          </w:r>
          <w:r>
            <w:rPr>
              <w:noProof/>
              <w:lang w:eastAsia="en-GB"/>
            </w:rPr>
            <mc:AlternateContent>
              <mc:Choice Requires="wps">
                <w:drawing>
                  <wp:anchor distT="0" distB="0" distL="114300" distR="114300" simplePos="0" relativeHeight="251669504" behindDoc="0" locked="0" layoutInCell="1" allowOverlap="1" wp14:anchorId="21FF8C93" wp14:editId="45D9ED52">
                    <wp:simplePos x="0" y="0"/>
                    <wp:positionH relativeFrom="column">
                      <wp:posOffset>3762375</wp:posOffset>
                    </wp:positionH>
                    <wp:positionV relativeFrom="paragraph">
                      <wp:posOffset>7620</wp:posOffset>
                    </wp:positionV>
                    <wp:extent cx="1285875" cy="42862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D2B716" w14:textId="79973C4A" w:rsidR="00E70AE3" w:rsidRDefault="00E70AE3" w:rsidP="0027770D">
                                <w:pPr>
                                  <w:jc w:val="center"/>
                                </w:pPr>
                                <w:r>
                                  <w:t>Class: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FF8C93" id="Rounded Rectangle 8" o:spid="_x0000_s1066" style="position:absolute;margin-left:296.25pt;margin-top:.6pt;width:101.2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" fillcolor="#276e8b [2404]" strokecolor="#1a495c [1604]" strokeweight="1.5pt">
                    <v:stroke endcap="round"/>
                    <v:textbox>
                      <w:txbxContent>
                        <w:p w14:paraId="1AD2B716" w14:textId="79973C4A" w:rsidR="00E70AE3" w:rsidRDefault="00E70AE3" w:rsidP="0027770D">
                          <w:pPr>
                            <w:jc w:val="center"/>
                          </w:pPr>
                          <w:r>
                            <w:t>Class: Graph</w:t>
                          </w:r>
                        </w:p>
                      </w:txbxContent>
                    </v:textbox>
                  </v:roundrect>
                </w:pict>
              </mc:Fallback>
            </mc:AlternateContent>
          </w:r>
        </w:p>
        <w:p w14:paraId="3B8F380E" w14:textId="6EAE92C3" w:rsidR="001D7DF0" w:rsidRDefault="004A5294" w:rsidP="00A35D71">
          <w:pPr>
            <w:rPr>
              <w:lang w:eastAsia="en-GB"/>
            </w:rPr>
          </w:pPr>
          <w:r>
            <w:rPr>
              <w:noProof/>
              <w:lang w:eastAsia="en-GB"/>
            </w:rPr>
            <mc:AlternateContent>
              <mc:Choice Requires="wps">
                <w:drawing>
                  <wp:anchor distT="0" distB="0" distL="114300" distR="114300" simplePos="0" relativeHeight="251675648" behindDoc="0" locked="0" layoutInCell="1" allowOverlap="1" wp14:anchorId="3A412C7D" wp14:editId="10031A07">
                    <wp:simplePos x="0" y="0"/>
                    <wp:positionH relativeFrom="column">
                      <wp:posOffset>2133600</wp:posOffset>
                    </wp:positionH>
                    <wp:positionV relativeFrom="paragraph">
                      <wp:posOffset>305435</wp:posOffset>
                    </wp:positionV>
                    <wp:extent cx="1447800" cy="525145"/>
                    <wp:effectExtent l="0" t="0" r="19050" b="27305"/>
                    <wp:wrapNone/>
                    <wp:docPr id="26" name="Rounded Rectangle 26"/>
                    <wp:cNvGraphicFramePr/>
                    <a:graphic xmlns:a="http://schemas.openxmlformats.org/drawingml/2006/main">
                      <a:graphicData uri="http://schemas.microsoft.com/office/word/2010/wordprocessingShape">
                        <wps:wsp>
                          <wps:cNvSpPr/>
                          <wps:spPr>
                            <a:xfrm>
                              <a:off x="0" y="0"/>
                              <a:ext cx="1447800" cy="525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F09A35" w14:textId="0B00F27E" w:rsidR="00E70AE3" w:rsidRDefault="00E70AE3" w:rsidP="004A5294">
                                <w:pPr>
                                  <w:jc w:val="center"/>
                                </w:pPr>
                                <w:r>
                                  <w:t>Class: PhysicsObject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412C7D" id="Rounded Rectangle 26" o:spid="_x0000_s1067" style="position:absolute;margin-left:168pt;margin-top:24.05pt;width:114pt;height:4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" fillcolor="#3494ba [3204]" strokecolor="#1a495c [1604]" strokeweight="1.5pt">
                    <v:stroke endcap="round"/>
                    <v:textbox>
                      <w:txbxContent>
                        <w:p w14:paraId="71F09A35" w14:textId="0B00F27E" w:rsidR="00E70AE3" w:rsidRDefault="00E70AE3" w:rsidP="004A5294">
                          <w:pPr>
                            <w:jc w:val="center"/>
                          </w:pPr>
                          <w:r>
                            <w:t>Class: PhysicsObject</w:t>
                          </w:r>
                        </w:p>
                      </w:txbxContent>
                    </v:textbox>
                  </v:roundrect>
                </w:pict>
              </mc:Fallback>
            </mc:AlternateContent>
          </w:r>
        </w:p>
        <w:p w14:paraId="00664DDA" w14:textId="02660312" w:rsidR="001D7DF0" w:rsidRDefault="001D7DF0" w:rsidP="00A35D71">
          <w:pPr>
            <w:rPr>
              <w:lang w:eastAsia="en-GB"/>
            </w:rPr>
          </w:pPr>
        </w:p>
        <w:p w14:paraId="6FC552B9" w14:textId="20F322FB" w:rsidR="00685509" w:rsidRDefault="00685509" w:rsidP="00A35D71">
          <w:pPr>
            <w:rPr>
              <w:lang w:eastAsia="en-GB"/>
            </w:rPr>
          </w:pPr>
        </w:p>
        <w:p w14:paraId="00037BB3" w14:textId="2A91BE11" w:rsidR="00685509" w:rsidRDefault="004A5294" w:rsidP="00A35D71">
          <w:pPr>
            <w:rPr>
              <w:lang w:eastAsia="en-GB"/>
            </w:rPr>
          </w:pPr>
          <w:r>
            <w:rPr>
              <w:noProof/>
              <w:lang w:eastAsia="en-GB"/>
            </w:rPr>
            <mc:AlternateContent>
              <mc:Choice Requires="wps">
                <w:drawing>
                  <wp:anchor distT="0" distB="0" distL="114300" distR="114300" simplePos="0" relativeHeight="251677696" behindDoc="0" locked="0" layoutInCell="1" allowOverlap="1" wp14:anchorId="6DBC3BDD" wp14:editId="3E953243">
                    <wp:simplePos x="0" y="0"/>
                    <wp:positionH relativeFrom="column">
                      <wp:posOffset>2419350</wp:posOffset>
                    </wp:positionH>
                    <wp:positionV relativeFrom="paragraph">
                      <wp:posOffset>237490</wp:posOffset>
                    </wp:positionV>
                    <wp:extent cx="833120" cy="149860"/>
                    <wp:effectExtent l="0" t="1270" r="22860" b="41910"/>
                    <wp:wrapNone/>
                    <wp:docPr id="28" name="Right Arrow 28"/>
                    <wp:cNvGraphicFramePr/>
                    <a:graphic xmlns:a="http://schemas.openxmlformats.org/drawingml/2006/main">
                      <a:graphicData uri="http://schemas.microsoft.com/office/word/2010/wordprocessingShape">
                        <wps:wsp>
                          <wps:cNvSpPr/>
                          <wps:spPr>
                            <a:xfrm rot="5400000">
                              <a:off x="0" y="0"/>
                              <a:ext cx="833120"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7B770" id="Right Arrow 28" o:spid="_x0000_s1026" type="#_x0000_t13" style="position:absolute;margin-left:190.5pt;margin-top:18.7pt;width:65.6pt;height:11.8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" adj="19657" fillcolor="#3494ba [3204]" strokecolor="#1a495c [1604]" strokeweight="1.5pt">
                    <v:stroke endcap="round"/>
                  </v:shape>
                </w:pict>
              </mc:Fallback>
            </mc:AlternateContent>
          </w:r>
        </w:p>
        <w:p w14:paraId="20AD2087" w14:textId="1147308B" w:rsidR="00685509" w:rsidRDefault="00685509" w:rsidP="00A35D71">
          <w:pPr>
            <w:rPr>
              <w:lang w:eastAsia="en-GB"/>
            </w:rPr>
          </w:pPr>
        </w:p>
        <w:p w14:paraId="2CC58BC0" w14:textId="731E08AE" w:rsidR="00685509" w:rsidRDefault="004A5294" w:rsidP="00A35D71">
          <w:pPr>
            <w:rPr>
              <w:lang w:eastAsia="en-GB"/>
            </w:rPr>
          </w:pPr>
          <w:r>
            <w:rPr>
              <w:noProof/>
              <w:lang w:eastAsia="en-GB"/>
            </w:rPr>
            <mc:AlternateContent>
              <mc:Choice Requires="wps">
                <w:drawing>
                  <wp:anchor distT="0" distB="0" distL="114300" distR="114300" simplePos="0" relativeHeight="251680768" behindDoc="0" locked="0" layoutInCell="1" allowOverlap="1" wp14:anchorId="5C0F82B1" wp14:editId="7CB61239">
                    <wp:simplePos x="0" y="0"/>
                    <wp:positionH relativeFrom="column">
                      <wp:posOffset>2133600</wp:posOffset>
                    </wp:positionH>
                    <wp:positionV relativeFrom="paragraph">
                      <wp:posOffset>194945</wp:posOffset>
                    </wp:positionV>
                    <wp:extent cx="1447800" cy="4286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7C035" w14:textId="78D45DE1" w:rsidR="00E70AE3" w:rsidRDefault="00E70AE3" w:rsidP="00F829AC">
                                <w:pPr>
                                  <w:jc w:val="center"/>
                                </w:pPr>
                                <w:r>
                                  <w:t>Class: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F82B1" id="Rounded Rectangle 30" o:spid="_x0000_s1068" style="position:absolute;margin-left:168pt;margin-top:15.35pt;width:114pt;height:33.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" fillcolor="#3494ba [3204]" strokecolor="#1a495c [1604]" strokeweight="1.5pt">
                    <v:stroke endcap="round"/>
                    <v:textbox>
                      <w:txbxContent>
                        <w:p w14:paraId="6877C035" w14:textId="78D45DE1" w:rsidR="00E70AE3" w:rsidRDefault="00E70AE3" w:rsidP="00F829AC">
                          <w:pPr>
                            <w:jc w:val="center"/>
                          </w:pPr>
                          <w:r>
                            <w:t>Class: Particle</w:t>
                          </w:r>
                        </w:p>
                      </w:txbxContent>
                    </v:textbox>
                  </v:roundrect>
                </w:pict>
              </mc:Fallback>
            </mc:AlternateContent>
          </w:r>
        </w:p>
        <w:p w14:paraId="470E6DC5" w14:textId="77777777" w:rsidR="004A5294" w:rsidRDefault="004A5294" w:rsidP="00A35D71">
          <w:pPr>
            <w:rPr>
              <w:lang w:eastAsia="en-GB"/>
            </w:rPr>
          </w:pPr>
        </w:p>
        <w:p w14:paraId="06227435" w14:textId="77777777" w:rsidR="00700E73" w:rsidRDefault="00700E73" w:rsidP="00A35D71">
          <w:pPr>
            <w:rPr>
              <w:lang w:eastAsia="en-GB"/>
            </w:rPr>
          </w:pPr>
        </w:p>
        <w:p w14:paraId="06E5F946" w14:textId="62EFE84C" w:rsidR="004A5294" w:rsidRDefault="00700E73" w:rsidP="00A35D71">
          <w:pPr>
            <w:rPr>
              <w:lang w:eastAsia="en-GB"/>
            </w:rPr>
          </w:pPr>
          <w:r>
            <w:rPr>
              <w:noProof/>
              <w:lang w:eastAsia="en-GB"/>
            </w:rPr>
            <mc:AlternateContent>
              <mc:Choice Requires="wps">
                <w:drawing>
                  <wp:anchor distT="0" distB="0" distL="114300" distR="114300" simplePos="0" relativeHeight="251687936" behindDoc="0" locked="0" layoutInCell="1" allowOverlap="1" wp14:anchorId="1AE952F7" wp14:editId="1936C81E">
                    <wp:simplePos x="0" y="0"/>
                    <wp:positionH relativeFrom="margin">
                      <wp:align>center</wp:align>
                    </wp:positionH>
                    <wp:positionV relativeFrom="paragraph">
                      <wp:posOffset>97790</wp:posOffset>
                    </wp:positionV>
                    <wp:extent cx="1714500" cy="42862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17145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BB9FB" w14:textId="39F65804" w:rsidR="00E70AE3" w:rsidRDefault="00E70AE3" w:rsidP="003D152D">
                                <w:pPr>
                                  <w:jc w:val="center"/>
                                </w:pPr>
                                <w:r>
                                  <w:t>Class: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952F7" id="Rounded Rectangle 37" o:spid="_x0000_s1069" style="position:absolute;margin-left:0;margin-top:7.7pt;width:135pt;height:33.75pt;z-index:2516879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" fillcolor="#3494ba [3204]" strokecolor="#1a495c [1604]" strokeweight="1.5pt">
                    <v:stroke endcap="round"/>
                    <v:textbox>
                      <w:txbxContent>
                        <w:p w14:paraId="53EBB9FB" w14:textId="39F65804" w:rsidR="00E70AE3" w:rsidRDefault="00E70AE3" w:rsidP="003D152D">
                          <w:pPr>
                            <w:jc w:val="center"/>
                          </w:pPr>
                          <w:r>
                            <w:t>Class: Engine</w:t>
                          </w:r>
                        </w:p>
                      </w:txbxContent>
                    </v:textbox>
                    <w10:wrap anchorx="margin"/>
                  </v:roundrect>
                </w:pict>
              </mc:Fallback>
            </mc:AlternateContent>
          </w:r>
        </w:p>
        <w:p w14:paraId="318F0899" w14:textId="21437CFE" w:rsidR="00685509" w:rsidRPr="00577905" w:rsidRDefault="008977DB" w:rsidP="00A35D71">
          <w:pPr>
            <w:rPr>
              <w:sz w:val="24"/>
              <w:szCs w:val="24"/>
              <w:lang w:eastAsia="en-GB"/>
            </w:rPr>
          </w:pPr>
          <w:r>
            <w:rPr>
              <w:noProof/>
              <w:sz w:val="24"/>
              <w:szCs w:val="24"/>
              <w:lang w:eastAsia="en-GB"/>
            </w:rPr>
            <mc:AlternateContent>
              <mc:Choice Requires="wps">
                <w:drawing>
                  <wp:anchor distT="0" distB="0" distL="114300" distR="114300" simplePos="0" relativeHeight="251694080" behindDoc="0" locked="0" layoutInCell="1" allowOverlap="1" wp14:anchorId="50AA201A" wp14:editId="633034ED">
                    <wp:simplePos x="0" y="0"/>
                    <wp:positionH relativeFrom="column">
                      <wp:posOffset>1628775</wp:posOffset>
                    </wp:positionH>
                    <wp:positionV relativeFrom="paragraph">
                      <wp:posOffset>342900</wp:posOffset>
                    </wp:positionV>
                    <wp:extent cx="1447800" cy="428625"/>
                    <wp:effectExtent l="0" t="0" r="19050" b="28575"/>
                    <wp:wrapNone/>
                    <wp:docPr id="46" name="Rounded Rectangle 46"/>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EAB86" w14:textId="225D03DB" w:rsidR="00E70AE3" w:rsidRDefault="00E70AE3" w:rsidP="003D152D">
                                <w:pPr>
                                  <w:jc w:val="center"/>
                                </w:pPr>
                                <w:r>
                                  <w:t>Class: 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A201A" id="Rounded Rectangle 46" o:spid="_x0000_s1070" style="position:absolute;margin-left:128.25pt;margin-top:27pt;width:114pt;height:33.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" fillcolor="#3494ba [3204]" strokecolor="#1a495c [1604]" strokeweight="1.5pt">
                    <v:stroke endcap="round"/>
                    <v:textbox>
                      <w:txbxContent>
                        <w:p w14:paraId="3C2EAB86" w14:textId="225D03DB" w:rsidR="00E70AE3" w:rsidRDefault="00E70AE3" w:rsidP="003D152D">
                          <w:pPr>
                            <w:jc w:val="center"/>
                          </w:pPr>
                          <w:r>
                            <w:t>Class: Collision</w:t>
                          </w:r>
                        </w:p>
                      </w:txbxContent>
                    </v:textbox>
                  </v:roundrect>
                </w:pict>
              </mc:Fallback>
            </mc:AlternateContent>
          </w:r>
          <w:r w:rsidR="00700E73">
            <w:rPr>
              <w:noProof/>
              <w:sz w:val="24"/>
              <w:szCs w:val="24"/>
              <w:lang w:eastAsia="en-GB"/>
            </w:rPr>
            <mc:AlternateContent>
              <mc:Choice Requires="wps">
                <w:drawing>
                  <wp:anchor distT="0" distB="0" distL="114300" distR="114300" simplePos="0" relativeHeight="251691008" behindDoc="0" locked="0" layoutInCell="1" allowOverlap="1" wp14:anchorId="1070ADFE" wp14:editId="684A75EE">
                    <wp:simplePos x="0" y="0"/>
                    <wp:positionH relativeFrom="margin">
                      <wp:align>left</wp:align>
                    </wp:positionH>
                    <wp:positionV relativeFrom="paragraph">
                      <wp:posOffset>323850</wp:posOffset>
                    </wp:positionV>
                    <wp:extent cx="1447800" cy="428625"/>
                    <wp:effectExtent l="0" t="0" r="19050" b="28575"/>
                    <wp:wrapNone/>
                    <wp:docPr id="40" name="Rounded Rectangle 4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B9C87" w14:textId="0F0B6457" w:rsidR="00E70AE3" w:rsidRDefault="00E70AE3" w:rsidP="003D152D">
                                <w:pPr>
                                  <w:jc w:val="center"/>
                                </w:pPr>
                                <w:r>
                                  <w:t>Class: PVector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0ADFE" id="Rounded Rectangle 40" o:spid="_x0000_s1071" style="position:absolute;margin-left:0;margin-top:25.5pt;width:114pt;height:33.75pt;z-index:25169100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" fillcolor="#3494ba [3204]" strokecolor="#1a495c [1604]" strokeweight="1.5pt">
                    <v:stroke endcap="round"/>
                    <v:textbox>
                      <w:txbxContent>
                        <w:p w14:paraId="4F6B9C87" w14:textId="0F0B6457" w:rsidR="00E70AE3" w:rsidRDefault="00E70AE3" w:rsidP="003D152D">
                          <w:pPr>
                            <w:jc w:val="center"/>
                          </w:pPr>
                          <w:r>
                            <w:t>Class: PVector</w:t>
                          </w:r>
                        </w:p>
                      </w:txbxContent>
                    </v:textbox>
                    <w10:wrap anchorx="margin"/>
                  </v:roundrect>
                </w:pict>
              </mc:Fallback>
            </mc:AlternateContent>
          </w:r>
          <w:r w:rsidR="009D5807" w:rsidRPr="00577905">
            <w:rPr>
              <w:sz w:val="24"/>
              <w:szCs w:val="24"/>
              <w:lang w:eastAsia="en-GB"/>
            </w:rPr>
            <w:t>Other classes:</w:t>
          </w:r>
        </w:p>
        <w:p w14:paraId="5749AE7C" w14:textId="7A7CCFF9" w:rsidR="00685509" w:rsidRDefault="00685509" w:rsidP="00A35D71">
          <w:pPr>
            <w:rPr>
              <w:lang w:eastAsia="en-GB"/>
            </w:rPr>
          </w:pPr>
        </w:p>
        <w:p w14:paraId="40B7A586" w14:textId="77777777" w:rsidR="00685509" w:rsidRDefault="00685509" w:rsidP="00A35D71">
          <w:pPr>
            <w:rPr>
              <w:lang w:eastAsia="en-GB"/>
            </w:rPr>
          </w:pPr>
        </w:p>
        <w:p w14:paraId="6055D900" w14:textId="77777777" w:rsidR="00685509" w:rsidRDefault="00685509" w:rsidP="00A35D71">
          <w:pPr>
            <w:rPr>
              <w:lang w:eastAsia="en-GB"/>
            </w:rPr>
          </w:pPr>
        </w:p>
        <w:p w14:paraId="5872AE3D" w14:textId="77777777" w:rsidR="00A35D71" w:rsidRPr="00A35D71" w:rsidRDefault="00A35D71" w:rsidP="00A35D71">
          <w:pPr>
            <w:rPr>
              <w:lang w:eastAsia="en-GB"/>
            </w:rPr>
          </w:pPr>
        </w:p>
        <w:p w14:paraId="429340D0" w14:textId="2398019D" w:rsidR="00FA39BD" w:rsidRDefault="00FA39BD" w:rsidP="000374CA">
          <w:pPr>
            <w:pStyle w:val="Heading2"/>
          </w:pPr>
          <w:bookmarkStart w:id="18" w:name="_Toc413235335"/>
          <w:r w:rsidRPr="007A6E71">
            <w:t xml:space="preserve">Project </w:t>
          </w:r>
          <w:commentRangeStart w:id="19"/>
          <w:r w:rsidRPr="007A6E71">
            <w:t>Objectives</w:t>
          </w:r>
          <w:commentRangeEnd w:id="19"/>
          <w:r w:rsidR="001E4C97">
            <w:rPr>
              <w:rStyle w:val="CommentReference"/>
              <w:rFonts w:eastAsiaTheme="minorEastAsia"/>
              <w:caps/>
            </w:rPr>
            <w:commentReference w:id="19"/>
          </w:r>
          <w:bookmarkEnd w:id="18"/>
        </w:p>
        <w:p w14:paraId="4CB0EA2A" w14:textId="09FB9F5D" w:rsidR="008E5DF0" w:rsidRPr="008E5DF0" w:rsidRDefault="003D6988" w:rsidP="00E460D1">
          <w:pPr>
            <w:pStyle w:val="ListParagraph"/>
            <w:numPr>
              <w:ilvl w:val="0"/>
              <w:numId w:val="10"/>
            </w:numPr>
            <w:rPr>
              <w:sz w:val="24"/>
              <w:szCs w:val="24"/>
              <w:lang w:eastAsia="en-GB"/>
            </w:rPr>
          </w:pPr>
          <w:r w:rsidRPr="003D6988">
            <w:rPr>
              <w:sz w:val="24"/>
              <w:szCs w:val="24"/>
              <w:lang w:eastAsia="en-GB"/>
            </w:rPr>
            <w:t xml:space="preserve">The system will </w:t>
          </w:r>
          <w:r w:rsidR="00CB0313" w:rsidRPr="003D6988">
            <w:rPr>
              <w:sz w:val="24"/>
              <w:szCs w:val="24"/>
              <w:lang w:eastAsia="en-GB"/>
            </w:rPr>
            <w:t>make learning about elastic collisions and the laws o</w:t>
          </w:r>
          <w:r w:rsidR="007E38A7" w:rsidRPr="003D6988">
            <w:rPr>
              <w:sz w:val="24"/>
              <w:szCs w:val="24"/>
              <w:lang w:eastAsia="en-GB"/>
            </w:rPr>
            <w:t xml:space="preserve">f conservation of energy easier </w:t>
          </w:r>
          <w:r w:rsidRPr="003D6988">
            <w:rPr>
              <w:sz w:val="24"/>
              <w:szCs w:val="24"/>
              <w:lang w:eastAsia="en-GB"/>
            </w:rPr>
            <w:t>for students</w:t>
          </w:r>
          <w:r w:rsidR="00F03B0C">
            <w:rPr>
              <w:sz w:val="24"/>
              <w:szCs w:val="24"/>
              <w:lang w:eastAsia="en-GB"/>
            </w:rPr>
            <w:t xml:space="preserve"> </w:t>
          </w:r>
          <w:r w:rsidR="00F03B0C" w:rsidRPr="003D6988">
            <w:rPr>
              <w:sz w:val="24"/>
              <w:szCs w:val="24"/>
              <w:lang w:eastAsia="en-GB"/>
            </w:rPr>
            <w:t>to understand</w:t>
          </w:r>
          <w:r w:rsidR="007E38A7" w:rsidRPr="003D6988">
            <w:rPr>
              <w:sz w:val="24"/>
              <w:szCs w:val="24"/>
              <w:lang w:eastAsia="en-GB"/>
            </w:rPr>
            <w:t>.</w:t>
          </w:r>
        </w:p>
        <w:p w14:paraId="5C4BF06F" w14:textId="45212211" w:rsidR="003D6988" w:rsidRDefault="003D6988" w:rsidP="00E460D1">
          <w:pPr>
            <w:pStyle w:val="ListParagraph"/>
            <w:numPr>
              <w:ilvl w:val="0"/>
              <w:numId w:val="10"/>
            </w:numPr>
            <w:rPr>
              <w:sz w:val="24"/>
              <w:szCs w:val="24"/>
              <w:lang w:eastAsia="en-GB"/>
            </w:rPr>
          </w:pPr>
          <w:r>
            <w:rPr>
              <w:sz w:val="24"/>
              <w:szCs w:val="24"/>
              <w:lang w:eastAsia="en-GB"/>
            </w:rPr>
            <w:t xml:space="preserve">The system will allow the visual simulation </w:t>
          </w:r>
          <w:r w:rsidR="00826803">
            <w:rPr>
              <w:sz w:val="24"/>
              <w:szCs w:val="24"/>
              <w:lang w:eastAsia="en-GB"/>
            </w:rPr>
            <w:t xml:space="preserve">of collisions </w:t>
          </w:r>
          <w:r>
            <w:rPr>
              <w:sz w:val="24"/>
              <w:szCs w:val="24"/>
              <w:lang w:eastAsia="en-GB"/>
            </w:rPr>
            <w:t xml:space="preserve">of </w:t>
          </w:r>
          <w:r w:rsidR="00826803">
            <w:rPr>
              <w:sz w:val="24"/>
              <w:szCs w:val="24"/>
              <w:lang w:eastAsia="en-GB"/>
            </w:rPr>
            <w:t>up to 100 particles in two dimensions.</w:t>
          </w:r>
        </w:p>
        <w:p w14:paraId="7A127AAA" w14:textId="4422C458" w:rsidR="003D6988" w:rsidRDefault="005E06D0" w:rsidP="00E460D1">
          <w:pPr>
            <w:pStyle w:val="ListParagraph"/>
            <w:numPr>
              <w:ilvl w:val="0"/>
              <w:numId w:val="10"/>
            </w:numPr>
            <w:rPr>
              <w:sz w:val="24"/>
              <w:szCs w:val="24"/>
              <w:lang w:eastAsia="en-GB"/>
            </w:rPr>
          </w:pPr>
          <w:r>
            <w:rPr>
              <w:sz w:val="24"/>
              <w:szCs w:val="24"/>
              <w:lang w:eastAsia="en-GB"/>
            </w:rPr>
            <w:t>The system will accurately</w:t>
          </w:r>
          <w:r w:rsidR="003D6988">
            <w:rPr>
              <w:sz w:val="24"/>
              <w:szCs w:val="24"/>
              <w:lang w:eastAsia="en-GB"/>
            </w:rPr>
            <w:t xml:space="preserve"> follow the p</w:t>
          </w:r>
          <w:r w:rsidR="004A3B51">
            <w:rPr>
              <w:sz w:val="24"/>
              <w:szCs w:val="24"/>
              <w:lang w:eastAsia="en-GB"/>
            </w:rPr>
            <w:t>hysics principals of elastic and inelastic collisions.</w:t>
          </w:r>
        </w:p>
        <w:p w14:paraId="21DD9ECC" w14:textId="0D60BF4A" w:rsidR="0098011D" w:rsidRDefault="0098011D" w:rsidP="00E460D1">
          <w:pPr>
            <w:pStyle w:val="ListParagraph"/>
            <w:numPr>
              <w:ilvl w:val="0"/>
              <w:numId w:val="10"/>
            </w:numPr>
            <w:rPr>
              <w:sz w:val="24"/>
              <w:szCs w:val="24"/>
              <w:lang w:eastAsia="en-GB"/>
            </w:rPr>
          </w:pPr>
          <w:r w:rsidRPr="0098011D">
            <w:rPr>
              <w:sz w:val="24"/>
              <w:szCs w:val="24"/>
              <w:lang w:eastAsia="en-GB"/>
            </w:rPr>
            <w:t>The variable</w:t>
          </w:r>
          <w:r w:rsidR="003D6988">
            <w:rPr>
              <w:sz w:val="24"/>
              <w:szCs w:val="24"/>
              <w:lang w:eastAsia="en-GB"/>
            </w:rPr>
            <w:t xml:space="preserve"> properties</w:t>
          </w:r>
          <w:r w:rsidRPr="0098011D">
            <w:rPr>
              <w:sz w:val="24"/>
              <w:szCs w:val="24"/>
              <w:lang w:eastAsia="en-GB"/>
            </w:rPr>
            <w:t xml:space="preserve"> </w:t>
          </w:r>
          <w:r w:rsidR="00521FB6">
            <w:rPr>
              <w:sz w:val="24"/>
              <w:szCs w:val="24"/>
              <w:lang w:eastAsia="en-GB"/>
            </w:rPr>
            <w:t>of objects in the simulation</w:t>
          </w:r>
          <w:r>
            <w:rPr>
              <w:sz w:val="24"/>
              <w:szCs w:val="24"/>
              <w:lang w:eastAsia="en-GB"/>
            </w:rPr>
            <w:t>, such as mass, will be able to be modified</w:t>
          </w:r>
          <w:r w:rsidR="003D6988">
            <w:rPr>
              <w:sz w:val="24"/>
              <w:szCs w:val="24"/>
              <w:lang w:eastAsia="en-GB"/>
            </w:rPr>
            <w:t xml:space="preserve"> by the user</w:t>
          </w:r>
          <w:r>
            <w:rPr>
              <w:sz w:val="24"/>
              <w:szCs w:val="24"/>
              <w:lang w:eastAsia="en-GB"/>
            </w:rPr>
            <w:t>.</w:t>
          </w:r>
        </w:p>
        <w:p w14:paraId="4E21CA01" w14:textId="6BC34FA2" w:rsidR="0098011D" w:rsidRDefault="0098011D" w:rsidP="00E460D1">
          <w:pPr>
            <w:pStyle w:val="ListParagraph"/>
            <w:numPr>
              <w:ilvl w:val="0"/>
              <w:numId w:val="10"/>
            </w:numPr>
            <w:rPr>
              <w:sz w:val="24"/>
              <w:szCs w:val="24"/>
              <w:lang w:eastAsia="en-GB"/>
            </w:rPr>
          </w:pPr>
          <w:r>
            <w:rPr>
              <w:sz w:val="24"/>
              <w:szCs w:val="24"/>
              <w:lang w:eastAsia="en-GB"/>
            </w:rPr>
            <w:t>Objects can be added and removed</w:t>
          </w:r>
          <w:r w:rsidR="006434CA">
            <w:rPr>
              <w:sz w:val="24"/>
              <w:szCs w:val="24"/>
              <w:lang w:eastAsia="en-GB"/>
            </w:rPr>
            <w:t xml:space="preserve"> from the simulation. A maximum of 100 objects can be added</w:t>
          </w:r>
          <w:r w:rsidR="004A3B51">
            <w:rPr>
              <w:sz w:val="24"/>
              <w:szCs w:val="24"/>
              <w:lang w:eastAsia="en-GB"/>
            </w:rPr>
            <w:t>.</w:t>
          </w:r>
        </w:p>
        <w:p w14:paraId="014F76A9" w14:textId="3ED2DA23" w:rsidR="00B40A11" w:rsidRDefault="00B40A11" w:rsidP="00E460D1">
          <w:pPr>
            <w:pStyle w:val="ListParagraph"/>
            <w:numPr>
              <w:ilvl w:val="0"/>
              <w:numId w:val="10"/>
            </w:numPr>
            <w:rPr>
              <w:sz w:val="24"/>
              <w:szCs w:val="24"/>
              <w:lang w:eastAsia="en-GB"/>
            </w:rPr>
          </w:pPr>
          <w:r>
            <w:rPr>
              <w:sz w:val="24"/>
              <w:szCs w:val="24"/>
              <w:lang w:eastAsia="en-GB"/>
            </w:rPr>
            <w:t xml:space="preserve">Start/pause/resume buttons </w:t>
          </w:r>
          <w:r w:rsidR="004A3B51">
            <w:rPr>
              <w:sz w:val="24"/>
              <w:szCs w:val="24"/>
              <w:lang w:eastAsia="en-GB"/>
            </w:rPr>
            <w:t xml:space="preserve">will be </w:t>
          </w:r>
          <w:r>
            <w:rPr>
              <w:sz w:val="24"/>
              <w:szCs w:val="24"/>
              <w:lang w:eastAsia="en-GB"/>
            </w:rPr>
            <w:t>added</w:t>
          </w:r>
          <w:r w:rsidR="003D6988">
            <w:rPr>
              <w:sz w:val="24"/>
              <w:szCs w:val="24"/>
              <w:lang w:eastAsia="en-GB"/>
            </w:rPr>
            <w:t xml:space="preserve"> to control the simulation</w:t>
          </w:r>
          <w:r>
            <w:rPr>
              <w:sz w:val="24"/>
              <w:szCs w:val="24"/>
              <w:lang w:eastAsia="en-GB"/>
            </w:rPr>
            <w:t>.</w:t>
          </w:r>
        </w:p>
        <w:p w14:paraId="420FD520" w14:textId="77777777" w:rsidR="00797B2F" w:rsidRDefault="0098011D" w:rsidP="00797B2F">
          <w:pPr>
            <w:pStyle w:val="ListParagraph"/>
            <w:numPr>
              <w:ilvl w:val="0"/>
              <w:numId w:val="10"/>
            </w:numPr>
            <w:rPr>
              <w:sz w:val="24"/>
              <w:szCs w:val="24"/>
              <w:lang w:eastAsia="en-GB"/>
            </w:rPr>
          </w:pPr>
          <w:r>
            <w:rPr>
              <w:sz w:val="24"/>
              <w:szCs w:val="24"/>
              <w:lang w:eastAsia="en-GB"/>
            </w:rPr>
            <w:t>Step forward, step back</w:t>
          </w:r>
          <w:r w:rsidR="004A3B51">
            <w:rPr>
              <w:sz w:val="24"/>
              <w:szCs w:val="24"/>
              <w:lang w:eastAsia="en-GB"/>
            </w:rPr>
            <w:t xml:space="preserve"> will be added</w:t>
          </w:r>
          <w:r>
            <w:rPr>
              <w:sz w:val="24"/>
              <w:szCs w:val="24"/>
              <w:lang w:eastAsia="en-GB"/>
            </w:rPr>
            <w:t xml:space="preserve"> to manually “update” the simu</w:t>
          </w:r>
          <w:r w:rsidR="00027DE1">
            <w:rPr>
              <w:sz w:val="24"/>
              <w:szCs w:val="24"/>
              <w:lang w:eastAsia="en-GB"/>
            </w:rPr>
            <w:t>lation, either forwards</w:t>
          </w:r>
          <w:r w:rsidR="00027DE1" w:rsidRPr="00027DE1">
            <w:rPr>
              <w:sz w:val="24"/>
              <w:szCs w:val="24"/>
              <w:lang w:eastAsia="en-GB"/>
            </w:rPr>
            <w:t xml:space="preserve"> </w:t>
          </w:r>
          <w:r w:rsidR="00027DE1">
            <w:rPr>
              <w:sz w:val="24"/>
              <w:szCs w:val="24"/>
              <w:lang w:eastAsia="en-GB"/>
            </w:rPr>
            <w:t>or backwards in time</w:t>
          </w:r>
          <w:r>
            <w:rPr>
              <w:sz w:val="24"/>
              <w:szCs w:val="24"/>
              <w:lang w:eastAsia="en-GB"/>
            </w:rPr>
            <w:t>.</w:t>
          </w:r>
        </w:p>
        <w:p w14:paraId="46B0596F" w14:textId="746FF634" w:rsidR="00FE3D6E" w:rsidRPr="00797B2F" w:rsidRDefault="00FE3D6E" w:rsidP="00797B2F">
          <w:pPr>
            <w:pStyle w:val="ListParagraph"/>
            <w:numPr>
              <w:ilvl w:val="0"/>
              <w:numId w:val="10"/>
            </w:numPr>
            <w:rPr>
              <w:sz w:val="24"/>
              <w:szCs w:val="24"/>
              <w:lang w:eastAsia="en-GB"/>
            </w:rPr>
          </w:pPr>
          <w:r w:rsidRPr="00797B2F">
            <w:rPr>
              <w:sz w:val="24"/>
              <w:szCs w:val="24"/>
              <w:lang w:eastAsia="en-GB"/>
            </w:rPr>
            <w:t xml:space="preserve">Tracing objects </w:t>
          </w:r>
          <w:r w:rsidR="004A3B51" w:rsidRPr="00797B2F">
            <w:rPr>
              <w:sz w:val="24"/>
              <w:szCs w:val="24"/>
              <w:lang w:eastAsia="en-GB"/>
            </w:rPr>
            <w:t>functionality will be added to help the user find out how the balls in the simulation are behaving.</w:t>
          </w:r>
        </w:p>
        <w:p w14:paraId="7663DF19" w14:textId="1A83EA95" w:rsidR="00FE3D6E" w:rsidRDefault="003D6988" w:rsidP="00E460D1">
          <w:pPr>
            <w:pStyle w:val="ListParagraph"/>
            <w:numPr>
              <w:ilvl w:val="0"/>
              <w:numId w:val="10"/>
            </w:numPr>
            <w:rPr>
              <w:sz w:val="24"/>
              <w:szCs w:val="24"/>
              <w:lang w:eastAsia="en-GB"/>
            </w:rPr>
          </w:pPr>
          <w:r>
            <w:rPr>
              <w:sz w:val="24"/>
              <w:szCs w:val="24"/>
              <w:lang w:eastAsia="en-GB"/>
            </w:rPr>
            <w:t>The system will display graphs showing the individual and combined energy of all objects</w:t>
          </w:r>
          <w:r w:rsidR="00FE3D6E">
            <w:rPr>
              <w:sz w:val="24"/>
              <w:szCs w:val="24"/>
              <w:lang w:eastAsia="en-GB"/>
            </w:rPr>
            <w:t xml:space="preserve"> as the simulation progresses.</w:t>
          </w:r>
        </w:p>
        <w:p w14:paraId="7072B1DF" w14:textId="45B68718" w:rsidR="00FE3D6E" w:rsidRDefault="009A1086" w:rsidP="00E460D1">
          <w:pPr>
            <w:pStyle w:val="ListParagraph"/>
            <w:numPr>
              <w:ilvl w:val="0"/>
              <w:numId w:val="10"/>
            </w:numPr>
            <w:rPr>
              <w:sz w:val="24"/>
              <w:szCs w:val="24"/>
              <w:lang w:eastAsia="en-GB"/>
            </w:rPr>
          </w:pPr>
          <w:r>
            <w:rPr>
              <w:sz w:val="24"/>
              <w:szCs w:val="24"/>
              <w:lang w:eastAsia="en-GB"/>
            </w:rPr>
            <w:t>Gravity functionality (can be disabled) will be added to see how objects behave under the influence of an external force.</w:t>
          </w:r>
        </w:p>
        <w:p w14:paraId="5CA51F30" w14:textId="7D040B38" w:rsidR="00B119F9" w:rsidRDefault="00B119F9" w:rsidP="00E460D1">
          <w:pPr>
            <w:pStyle w:val="ListParagraph"/>
            <w:numPr>
              <w:ilvl w:val="0"/>
              <w:numId w:val="10"/>
            </w:numPr>
            <w:rPr>
              <w:sz w:val="24"/>
              <w:szCs w:val="24"/>
              <w:lang w:eastAsia="en-GB"/>
            </w:rPr>
          </w:pPr>
          <w:r>
            <w:rPr>
              <w:sz w:val="24"/>
              <w:szCs w:val="24"/>
              <w:lang w:eastAsia="en-GB"/>
            </w:rPr>
            <w:t xml:space="preserve">Simulation data </w:t>
          </w:r>
          <w:r w:rsidR="004736DB">
            <w:rPr>
              <w:sz w:val="24"/>
              <w:szCs w:val="24"/>
              <w:lang w:eastAsia="en-GB"/>
            </w:rPr>
            <w:t>will</w:t>
          </w:r>
          <w:r>
            <w:rPr>
              <w:sz w:val="24"/>
              <w:szCs w:val="24"/>
              <w:lang w:eastAsia="en-GB"/>
            </w:rPr>
            <w:t xml:space="preserve"> be shown. This includes:</w:t>
          </w:r>
        </w:p>
        <w:p w14:paraId="7B1EB883" w14:textId="41A1A525" w:rsidR="00FE3D6E" w:rsidRDefault="00B119F9" w:rsidP="00E460D1">
          <w:pPr>
            <w:pStyle w:val="ListParagraph"/>
            <w:numPr>
              <w:ilvl w:val="0"/>
              <w:numId w:val="13"/>
            </w:numPr>
            <w:rPr>
              <w:sz w:val="24"/>
              <w:szCs w:val="24"/>
              <w:lang w:eastAsia="en-GB"/>
            </w:rPr>
          </w:pPr>
          <w:r>
            <w:rPr>
              <w:sz w:val="24"/>
              <w:szCs w:val="24"/>
              <w:lang w:eastAsia="en-GB"/>
            </w:rPr>
            <w:t>D</w:t>
          </w:r>
          <w:r w:rsidR="00FE3D6E" w:rsidRPr="00B119F9">
            <w:rPr>
              <w:sz w:val="24"/>
              <w:szCs w:val="24"/>
              <w:lang w:eastAsia="en-GB"/>
            </w:rPr>
            <w:t>isplaying the direction of objects before and after collisions.</w:t>
          </w:r>
        </w:p>
        <w:p w14:paraId="74F71CE2" w14:textId="1A765C11" w:rsidR="00B119F9" w:rsidRDefault="00B119F9" w:rsidP="00E460D1">
          <w:pPr>
            <w:pStyle w:val="ListParagraph"/>
            <w:numPr>
              <w:ilvl w:val="0"/>
              <w:numId w:val="13"/>
            </w:numPr>
            <w:rPr>
              <w:sz w:val="24"/>
              <w:szCs w:val="24"/>
              <w:lang w:eastAsia="en-GB"/>
            </w:rPr>
          </w:pPr>
          <w:r>
            <w:rPr>
              <w:sz w:val="24"/>
              <w:szCs w:val="24"/>
              <w:lang w:eastAsia="en-GB"/>
            </w:rPr>
            <w:t>The frame rate.</w:t>
          </w:r>
        </w:p>
        <w:p w14:paraId="471C0EF3" w14:textId="7FE24D58" w:rsidR="00B119F9" w:rsidRDefault="00B119F9" w:rsidP="00E460D1">
          <w:pPr>
            <w:pStyle w:val="ListParagraph"/>
            <w:numPr>
              <w:ilvl w:val="0"/>
              <w:numId w:val="13"/>
            </w:numPr>
            <w:rPr>
              <w:sz w:val="24"/>
              <w:szCs w:val="24"/>
              <w:lang w:eastAsia="en-GB"/>
            </w:rPr>
          </w:pPr>
          <w:r>
            <w:rPr>
              <w:sz w:val="24"/>
              <w:szCs w:val="24"/>
              <w:lang w:eastAsia="en-GB"/>
            </w:rPr>
            <w:t>The energy stored in a ball.</w:t>
          </w:r>
        </w:p>
        <w:p w14:paraId="284BD2CA" w14:textId="4C88E98D" w:rsidR="00B119F9" w:rsidRPr="00B119F9" w:rsidRDefault="00A3108E" w:rsidP="00E460D1">
          <w:pPr>
            <w:pStyle w:val="ListParagraph"/>
            <w:numPr>
              <w:ilvl w:val="0"/>
              <w:numId w:val="13"/>
            </w:numPr>
            <w:rPr>
              <w:sz w:val="24"/>
              <w:szCs w:val="24"/>
              <w:lang w:eastAsia="en-GB"/>
            </w:rPr>
          </w:pPr>
          <w:r>
            <w:rPr>
              <w:sz w:val="24"/>
              <w:szCs w:val="24"/>
              <w:lang w:eastAsia="en-GB"/>
            </w:rPr>
            <w:t>The properties of the ball (velocity, mass, coefficient of restitution)</w:t>
          </w:r>
        </w:p>
        <w:p w14:paraId="64996735" w14:textId="51E46B68" w:rsidR="00FE3D6E" w:rsidRPr="00FE3D6E" w:rsidRDefault="00B119F9" w:rsidP="00E460D1">
          <w:pPr>
            <w:pStyle w:val="ListParagraph"/>
            <w:numPr>
              <w:ilvl w:val="0"/>
              <w:numId w:val="10"/>
            </w:numPr>
            <w:rPr>
              <w:sz w:val="24"/>
              <w:szCs w:val="24"/>
              <w:lang w:eastAsia="en-GB"/>
            </w:rPr>
          </w:pPr>
          <w:r>
            <w:rPr>
              <w:sz w:val="24"/>
              <w:szCs w:val="24"/>
              <w:lang w:eastAsia="en-GB"/>
            </w:rPr>
            <w:t>Simulation saving and loading will be added to restore a previous state of the simulation, i.e, just before two balls are about to collide</w:t>
          </w:r>
          <w:r w:rsidR="004B77AF">
            <w:rPr>
              <w:sz w:val="24"/>
              <w:szCs w:val="24"/>
              <w:lang w:eastAsia="en-GB"/>
            </w:rPr>
            <w:t>, so that the exact collision can be repeated</w:t>
          </w:r>
          <w:r>
            <w:rPr>
              <w:sz w:val="24"/>
              <w:szCs w:val="24"/>
              <w:lang w:eastAsia="en-GB"/>
            </w:rPr>
            <w:t>.</w:t>
          </w:r>
        </w:p>
        <w:p w14:paraId="6C195290" w14:textId="2FBB71C2" w:rsidR="00B40A11" w:rsidRPr="00B40A11" w:rsidRDefault="00FA39BD" w:rsidP="00B40A11">
          <w:pPr>
            <w:pStyle w:val="Heading2"/>
          </w:pPr>
          <w:bookmarkStart w:id="20" w:name="_Toc413235336"/>
          <w:r w:rsidRPr="007A6E71">
            <w:t>Appraisal of potential solutions</w:t>
          </w:r>
          <w:bookmarkEnd w:id="20"/>
        </w:p>
        <w:p w14:paraId="22815740" w14:textId="77777777" w:rsidR="00BD2BDB" w:rsidRDefault="00BD2BDB" w:rsidP="00BD2BDB">
          <w:pPr>
            <w:rPr>
              <w:lang w:eastAsia="en-GB"/>
            </w:rPr>
          </w:pPr>
        </w:p>
        <w:p w14:paraId="56FCEC51" w14:textId="77777777" w:rsidR="00A8132E" w:rsidRPr="00A8132E" w:rsidRDefault="00A8132E" w:rsidP="00BD2BDB">
          <w:pPr>
            <w:rPr>
              <w:b/>
              <w:sz w:val="28"/>
              <w:szCs w:val="28"/>
            </w:rPr>
          </w:pPr>
          <w:r w:rsidRPr="00A8132E">
            <w:rPr>
              <w:b/>
              <w:sz w:val="28"/>
              <w:szCs w:val="28"/>
            </w:rPr>
            <w:lastRenderedPageBreak/>
            <w:t>Online software:</w:t>
          </w:r>
        </w:p>
        <w:p w14:paraId="3142135D" w14:textId="1B231213" w:rsidR="001B0FD9" w:rsidRDefault="00A8132E" w:rsidP="00851A3A">
          <w:pPr>
            <w:rPr>
              <w:rStyle w:val="Hyperlink"/>
              <w:color w:val="auto"/>
              <w:sz w:val="24"/>
              <w:szCs w:val="24"/>
              <w:u w:val="none"/>
            </w:rPr>
          </w:pPr>
          <w:r w:rsidRPr="00344FFC">
            <w:rPr>
              <w:sz w:val="24"/>
              <w:szCs w:val="24"/>
              <w:lang w:eastAsia="en-GB"/>
            </w:rPr>
            <w:t xml:space="preserve">There is a software application which can help explain the concept of elastic collisions and </w:t>
          </w:r>
          <w:r w:rsidR="00344FFC" w:rsidRPr="00344FFC">
            <w:rPr>
              <w:sz w:val="24"/>
              <w:szCs w:val="24"/>
              <w:lang w:eastAsia="en-GB"/>
            </w:rPr>
            <w:t xml:space="preserve">energy conservation laws in existence: </w:t>
          </w:r>
          <w:hyperlink r:id="rId13" w:history="1">
            <w:r w:rsidR="00344FFC" w:rsidRPr="00344FFC">
              <w:rPr>
                <w:rStyle w:val="Hyperlink"/>
                <w:sz w:val="16"/>
                <w:szCs w:val="16"/>
              </w:rPr>
              <w:t>http://www.hoomanr.com/Demos/Elastic2/</w:t>
            </w:r>
          </w:hyperlink>
          <w:r w:rsidR="00344FFC">
            <w:rPr>
              <w:rStyle w:val="Hyperlink"/>
              <w:color w:val="auto"/>
              <w:sz w:val="24"/>
              <w:szCs w:val="24"/>
              <w:u w:val="none"/>
            </w:rPr>
            <w:t xml:space="preserve"> . This website offers a basic understanding of the above concepts</w:t>
          </w:r>
          <w:r w:rsidR="00234FEB">
            <w:rPr>
              <w:rStyle w:val="Hyperlink"/>
              <w:color w:val="auto"/>
              <w:sz w:val="24"/>
              <w:szCs w:val="24"/>
              <w:u w:val="none"/>
            </w:rPr>
            <w:t xml:space="preserve"> in a simulation that runs in Adobe Flash Player. </w:t>
          </w:r>
          <w:r w:rsidR="00603C3D">
            <w:rPr>
              <w:rStyle w:val="Hyperlink"/>
              <w:color w:val="auto"/>
              <w:sz w:val="24"/>
              <w:szCs w:val="24"/>
              <w:u w:val="none"/>
            </w:rPr>
            <w:t xml:space="preserve">It features three balls, one red, blue and green. </w:t>
          </w:r>
          <w:r w:rsidR="00234FEB">
            <w:rPr>
              <w:rStyle w:val="Hyperlink"/>
              <w:color w:val="auto"/>
              <w:sz w:val="24"/>
              <w:szCs w:val="24"/>
              <w:u w:val="none"/>
            </w:rPr>
            <w:t xml:space="preserve">The simulation can be paused and </w:t>
          </w:r>
          <w:r w:rsidR="00AA6B15">
            <w:rPr>
              <w:rStyle w:val="Hyperlink"/>
              <w:color w:val="auto"/>
              <w:sz w:val="24"/>
              <w:szCs w:val="24"/>
              <w:u w:val="none"/>
            </w:rPr>
            <w:t>displays the direction of the balls, their velocities and a scroll bar for their mass, each of which can be modified.</w:t>
          </w:r>
          <w:r w:rsidR="00344FFC">
            <w:rPr>
              <w:rStyle w:val="Hyperlink"/>
              <w:color w:val="auto"/>
              <w:sz w:val="24"/>
              <w:szCs w:val="24"/>
              <w:u w:val="none"/>
            </w:rPr>
            <w:t xml:space="preserve"> It also offers written information below it. It’s easy to use, completely free, and may be good enough for an introduction</w:t>
          </w:r>
          <w:r w:rsidR="00103CF2">
            <w:rPr>
              <w:rStyle w:val="Hyperlink"/>
              <w:color w:val="auto"/>
              <w:sz w:val="24"/>
              <w:szCs w:val="24"/>
              <w:u w:val="none"/>
            </w:rPr>
            <w:t xml:space="preserve"> to these topics</w:t>
          </w:r>
          <w:r w:rsidR="00344FFC">
            <w:rPr>
              <w:rStyle w:val="Hyperlink"/>
              <w:color w:val="auto"/>
              <w:sz w:val="24"/>
              <w:szCs w:val="24"/>
              <w:u w:val="none"/>
            </w:rPr>
            <w:t xml:space="preserve">. </w:t>
          </w:r>
          <w:r w:rsidR="00363724">
            <w:rPr>
              <w:rStyle w:val="Hyperlink"/>
              <w:color w:val="auto"/>
              <w:sz w:val="24"/>
              <w:szCs w:val="24"/>
              <w:u w:val="none"/>
            </w:rPr>
            <w:t>Disadvan</w:t>
          </w:r>
          <w:r w:rsidR="00851A3A">
            <w:rPr>
              <w:rStyle w:val="Hyperlink"/>
              <w:color w:val="auto"/>
              <w:sz w:val="24"/>
              <w:szCs w:val="24"/>
              <w:u w:val="none"/>
            </w:rPr>
            <w:t>tages of this software include:</w:t>
          </w:r>
        </w:p>
        <w:p w14:paraId="55FE62D9" w14:textId="15A24493" w:rsidR="00851A3A" w:rsidRDefault="000749DF" w:rsidP="00E460D1">
          <w:pPr>
            <w:pStyle w:val="ListParagraph"/>
            <w:numPr>
              <w:ilvl w:val="0"/>
              <w:numId w:val="12"/>
            </w:numPr>
            <w:rPr>
              <w:rStyle w:val="Hyperlink"/>
              <w:color w:val="auto"/>
              <w:sz w:val="24"/>
              <w:szCs w:val="24"/>
              <w:u w:val="none"/>
            </w:rPr>
          </w:pPr>
          <w:r>
            <w:rPr>
              <w:rStyle w:val="Hyperlink"/>
              <w:color w:val="auto"/>
              <w:sz w:val="24"/>
              <w:szCs w:val="24"/>
              <w:u w:val="none"/>
            </w:rPr>
            <w:t>There is not enough information displayed about the collisions happening in the simulation.</w:t>
          </w:r>
        </w:p>
        <w:p w14:paraId="6B1A252C" w14:textId="6511066A" w:rsidR="00F8082C" w:rsidRDefault="00F8082C" w:rsidP="00E460D1">
          <w:pPr>
            <w:pStyle w:val="ListParagraph"/>
            <w:numPr>
              <w:ilvl w:val="0"/>
              <w:numId w:val="12"/>
            </w:numPr>
            <w:rPr>
              <w:rStyle w:val="Hyperlink"/>
              <w:color w:val="auto"/>
              <w:sz w:val="24"/>
              <w:szCs w:val="24"/>
              <w:u w:val="none"/>
            </w:rPr>
          </w:pPr>
          <w:r>
            <w:rPr>
              <w:rStyle w:val="Hyperlink"/>
              <w:color w:val="auto"/>
              <w:sz w:val="24"/>
              <w:szCs w:val="24"/>
              <w:u w:val="none"/>
            </w:rPr>
            <w:t>It requires a plugin to run.</w:t>
          </w:r>
        </w:p>
        <w:p w14:paraId="2DC264D0" w14:textId="7F3F3E44" w:rsidR="000749DF"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More balls cannot be added.</w:t>
          </w:r>
        </w:p>
        <w:p w14:paraId="51E2A776" w14:textId="4EB8616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 user interface of this system is unintuitive: there is no way of knowing if you have selected a ball in order to change its properties.</w:t>
          </w:r>
        </w:p>
        <w:p w14:paraId="1E08B299" w14:textId="2F54580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There’s no way of changing the volume without changing the mass, or vice versa.</w:t>
          </w:r>
        </w:p>
        <w:p w14:paraId="79D93BB1" w14:textId="51448770" w:rsidR="008A508E" w:rsidRPr="008A508E" w:rsidRDefault="008A508E" w:rsidP="00E460D1">
          <w:pPr>
            <w:pStyle w:val="ListParagraph"/>
            <w:numPr>
              <w:ilvl w:val="0"/>
              <w:numId w:val="12"/>
            </w:numPr>
            <w:rPr>
              <w:rStyle w:val="Hyperlink"/>
              <w:color w:val="auto"/>
              <w:sz w:val="24"/>
              <w:szCs w:val="24"/>
              <w:u w:val="none"/>
            </w:rPr>
          </w:pPr>
          <w:r>
            <w:rPr>
              <w:rStyle w:val="Hyperlink"/>
              <w:color w:val="auto"/>
              <w:sz w:val="24"/>
              <w:szCs w:val="24"/>
              <w:u w:val="none"/>
            </w:rPr>
            <w:t>There is no energy graph</w:t>
          </w:r>
          <w:r w:rsidR="000407C9">
            <w:rPr>
              <w:rStyle w:val="Hyperlink"/>
              <w:color w:val="auto"/>
              <w:sz w:val="24"/>
              <w:szCs w:val="24"/>
              <w:u w:val="none"/>
            </w:rPr>
            <w:t>.</w:t>
          </w:r>
        </w:p>
        <w:p w14:paraId="0149CE76" w14:textId="6E2218E1" w:rsidR="00363724" w:rsidRPr="00CA221B" w:rsidRDefault="00363724" w:rsidP="00344FFC">
          <w:pPr>
            <w:rPr>
              <w:sz w:val="24"/>
              <w:szCs w:val="24"/>
            </w:rPr>
          </w:pPr>
        </w:p>
        <w:p w14:paraId="47F9A44B" w14:textId="63D386C6" w:rsidR="00344FFC" w:rsidRPr="00A8132E" w:rsidRDefault="005F07C1" w:rsidP="00344FFC">
          <w:pPr>
            <w:rPr>
              <w:b/>
              <w:sz w:val="28"/>
              <w:szCs w:val="28"/>
            </w:rPr>
          </w:pPr>
          <w:r>
            <w:rPr>
              <w:b/>
              <w:sz w:val="28"/>
              <w:szCs w:val="28"/>
            </w:rPr>
            <w:t>Off the shelf</w:t>
          </w:r>
          <w:r w:rsidRPr="00A8132E">
            <w:rPr>
              <w:b/>
              <w:sz w:val="28"/>
              <w:szCs w:val="28"/>
            </w:rPr>
            <w:t xml:space="preserve"> </w:t>
          </w:r>
          <w:r w:rsidR="00344FFC" w:rsidRPr="00A8132E">
            <w:rPr>
              <w:b/>
              <w:sz w:val="28"/>
              <w:szCs w:val="28"/>
            </w:rPr>
            <w:t>software:</w:t>
          </w:r>
        </w:p>
        <w:p w14:paraId="4F209A13" w14:textId="77777777" w:rsidR="00603C3D" w:rsidRDefault="00603C3D" w:rsidP="00103CF2">
          <w:pPr>
            <w:spacing w:after="0" w:line="240" w:lineRule="auto"/>
            <w:rPr>
              <w:sz w:val="24"/>
              <w:szCs w:val="24"/>
            </w:rPr>
          </w:pPr>
          <w:r w:rsidRPr="00603C3D">
            <w:rPr>
              <w:sz w:val="24"/>
              <w:szCs w:val="24"/>
            </w:rPr>
            <w:t>Simulation Library Vol. II</w:t>
          </w:r>
          <w:r>
            <w:rPr>
              <w:sz w:val="24"/>
              <w:szCs w:val="24"/>
            </w:rPr>
            <w:t xml:space="preserve"> is</w:t>
          </w:r>
          <w:r w:rsidR="006E342D">
            <w:rPr>
              <w:sz w:val="24"/>
              <w:szCs w:val="24"/>
            </w:rPr>
            <w:t>:</w:t>
          </w:r>
          <w:r>
            <w:rPr>
              <w:sz w:val="24"/>
              <w:szCs w:val="24"/>
            </w:rPr>
            <w:t xml:space="preserve"> </w:t>
          </w:r>
          <w:r w:rsidRPr="002B7963">
            <w:rPr>
              <w:i/>
              <w:sz w:val="24"/>
              <w:szCs w:val="24"/>
            </w:rPr>
            <w:t>“Comprehensive software library of physical science simulations and labs designed to provide a highly-investigative learning environment for students at a variety of levels.”</w:t>
          </w:r>
        </w:p>
        <w:p w14:paraId="30C3BA06" w14:textId="77777777" w:rsidR="00603C3D" w:rsidRDefault="00603C3D" w:rsidP="00103CF2">
          <w:pPr>
            <w:spacing w:after="0" w:line="240" w:lineRule="auto"/>
            <w:rPr>
              <w:sz w:val="24"/>
              <w:szCs w:val="24"/>
            </w:rPr>
          </w:pPr>
        </w:p>
        <w:p w14:paraId="30003F74" w14:textId="62B1B4D8" w:rsidR="00847F45" w:rsidRDefault="00603C3D" w:rsidP="00103CF2">
          <w:pPr>
            <w:spacing w:after="0" w:line="240" w:lineRule="auto"/>
            <w:rPr>
              <w:sz w:val="24"/>
              <w:szCs w:val="24"/>
            </w:rPr>
          </w:pPr>
          <w:r>
            <w:rPr>
              <w:sz w:val="24"/>
              <w:szCs w:val="24"/>
            </w:rPr>
            <w:t>Th</w:t>
          </w:r>
          <w:r w:rsidR="006E342D">
            <w:rPr>
              <w:sz w:val="24"/>
              <w:szCs w:val="24"/>
            </w:rPr>
            <w:t>is</w:t>
          </w:r>
          <w:r>
            <w:rPr>
              <w:sz w:val="24"/>
              <w:szCs w:val="24"/>
            </w:rPr>
            <w:t xml:space="preserve"> software needs to be</w:t>
          </w:r>
          <w:r w:rsidR="00344FFC" w:rsidRPr="00103CF2">
            <w:rPr>
              <w:sz w:val="24"/>
              <w:szCs w:val="24"/>
            </w:rPr>
            <w:t xml:space="preserve"> downloaded onto the user</w:t>
          </w:r>
          <w:r w:rsidR="00103CF2" w:rsidRPr="00103CF2">
            <w:rPr>
              <w:sz w:val="24"/>
              <w:szCs w:val="24"/>
            </w:rPr>
            <w:t>’</w:t>
          </w:r>
          <w:r w:rsidR="00344FFC" w:rsidRPr="00103CF2">
            <w:rPr>
              <w:sz w:val="24"/>
              <w:szCs w:val="24"/>
            </w:rPr>
            <w:t>s computer</w:t>
          </w:r>
          <w:r>
            <w:rPr>
              <w:sz w:val="24"/>
              <w:szCs w:val="24"/>
            </w:rPr>
            <w:t xml:space="preserve"> in order to be run</w:t>
          </w:r>
          <w:r w:rsidR="00103CF2" w:rsidRPr="00103CF2">
            <w:rPr>
              <w:sz w:val="24"/>
              <w:szCs w:val="24"/>
            </w:rPr>
            <w:t xml:space="preserve">. It </w:t>
          </w:r>
          <w:r>
            <w:rPr>
              <w:sz w:val="24"/>
              <w:szCs w:val="24"/>
            </w:rPr>
            <w:t xml:space="preserve">is </w:t>
          </w:r>
          <w:r w:rsidR="00103CF2" w:rsidRPr="00103CF2">
            <w:rPr>
              <w:sz w:val="24"/>
              <w:szCs w:val="24"/>
            </w:rPr>
            <w:t>designed for use in a learnin</w:t>
          </w:r>
          <w:r w:rsidR="00234FEB">
            <w:rPr>
              <w:sz w:val="24"/>
              <w:szCs w:val="24"/>
            </w:rPr>
            <w:t xml:space="preserve">g environment such as a college as </w:t>
          </w:r>
          <w:r w:rsidR="00A7257B">
            <w:rPr>
              <w:sz w:val="24"/>
              <w:szCs w:val="24"/>
            </w:rPr>
            <w:t xml:space="preserve">it </w:t>
          </w:r>
          <w:r w:rsidR="00234FEB">
            <w:rPr>
              <w:sz w:val="24"/>
              <w:szCs w:val="24"/>
            </w:rPr>
            <w:t>includes many other simulations that are part of many physics courses.</w:t>
          </w:r>
          <w:r>
            <w:rPr>
              <w:sz w:val="24"/>
              <w:szCs w:val="24"/>
            </w:rPr>
            <w:t xml:space="preserve"> </w:t>
          </w:r>
          <w:r w:rsidR="005F07C1">
            <w:rPr>
              <w:sz w:val="24"/>
              <w:szCs w:val="24"/>
            </w:rPr>
            <w:t xml:space="preserve">It includes a number of simulations around the ‘conservation of energy’ </w:t>
          </w:r>
          <w:r w:rsidR="00671EBC" w:rsidRPr="00DF1A72">
            <w:rPr>
              <w:sz w:val="24"/>
              <w:szCs w:val="24"/>
            </w:rPr>
            <w:t>concepts</w:t>
          </w:r>
          <w:r w:rsidR="005F07C1">
            <w:rPr>
              <w:sz w:val="24"/>
              <w:szCs w:val="24"/>
            </w:rPr>
            <w:t xml:space="preserve">, as well as many topics beyond A-level physics. </w:t>
          </w:r>
          <w:r w:rsidR="00B45143">
            <w:rPr>
              <w:sz w:val="24"/>
              <w:szCs w:val="24"/>
            </w:rPr>
            <w:t xml:space="preserve">In the future this could be useful for teaching other parts of the course. </w:t>
          </w:r>
          <w:r>
            <w:rPr>
              <w:sz w:val="24"/>
              <w:szCs w:val="24"/>
            </w:rPr>
            <w:t xml:space="preserve">The price of a single user license is: $229.00 up to </w:t>
          </w:r>
          <w:r w:rsidRPr="00603C3D">
            <w:rPr>
              <w:rFonts w:cs="Arial"/>
              <w:color w:val="000000"/>
              <w:sz w:val="24"/>
              <w:szCs w:val="24"/>
              <w:shd w:val="clear" w:color="auto" w:fill="FFFFFF"/>
            </w:rPr>
            <w:t>$890.00 for an “Unlimited Site License</w:t>
          </w:r>
          <w:r>
            <w:rPr>
              <w:rFonts w:ascii="Arial" w:hAnsi="Arial" w:cs="Arial"/>
              <w:color w:val="000000"/>
              <w:shd w:val="clear" w:color="auto" w:fill="FFFFFF"/>
            </w:rPr>
            <w:t>”.</w:t>
          </w:r>
          <w:r w:rsidR="00234FEB">
            <w:rPr>
              <w:sz w:val="24"/>
              <w:szCs w:val="24"/>
            </w:rPr>
            <w:t xml:space="preserve"> It works out-of-the-box and requires little time to set up.</w:t>
          </w:r>
        </w:p>
        <w:p w14:paraId="05F0A501" w14:textId="77777777" w:rsidR="004841EC" w:rsidRDefault="004841EC" w:rsidP="00103CF2">
          <w:pPr>
            <w:spacing w:after="0" w:line="240" w:lineRule="auto"/>
            <w:rPr>
              <w:sz w:val="24"/>
              <w:szCs w:val="24"/>
            </w:rPr>
          </w:pPr>
        </w:p>
        <w:p w14:paraId="7BF6DCE5" w14:textId="6F691A49" w:rsidR="006E342D" w:rsidRDefault="006E342D" w:rsidP="00103CF2">
          <w:pPr>
            <w:spacing w:after="0" w:line="240" w:lineRule="auto"/>
            <w:rPr>
              <w:b/>
              <w:sz w:val="28"/>
              <w:szCs w:val="28"/>
            </w:rPr>
          </w:pPr>
          <w:commentRangeStart w:id="21"/>
          <w:r w:rsidRPr="006E342D">
            <w:rPr>
              <w:b/>
              <w:sz w:val="28"/>
              <w:szCs w:val="28"/>
            </w:rPr>
            <w:t>Bespoke so</w:t>
          </w:r>
          <w:r>
            <w:rPr>
              <w:b/>
              <w:sz w:val="28"/>
              <w:szCs w:val="28"/>
            </w:rPr>
            <w:t>ftware</w:t>
          </w:r>
          <w:r w:rsidR="00847F45">
            <w:rPr>
              <w:b/>
              <w:sz w:val="28"/>
              <w:szCs w:val="28"/>
            </w:rPr>
            <w:t xml:space="preserve"> (web</w:t>
          </w:r>
          <w:r w:rsidR="0049056D">
            <w:rPr>
              <w:b/>
              <w:sz w:val="28"/>
              <w:szCs w:val="28"/>
            </w:rPr>
            <w:t>-</w:t>
          </w:r>
          <w:r w:rsidR="00847F45">
            <w:rPr>
              <w:b/>
              <w:sz w:val="28"/>
              <w:szCs w:val="28"/>
            </w:rPr>
            <w:t>based)</w:t>
          </w:r>
          <w:r>
            <w:rPr>
              <w:b/>
              <w:sz w:val="28"/>
              <w:szCs w:val="28"/>
            </w:rPr>
            <w:t>:</w:t>
          </w:r>
          <w:commentRangeEnd w:id="21"/>
          <w:r w:rsidR="001E4C97">
            <w:rPr>
              <w:rStyle w:val="CommentReference"/>
            </w:rPr>
            <w:commentReference w:id="21"/>
          </w:r>
        </w:p>
        <w:p w14:paraId="48852C9C" w14:textId="77777777" w:rsidR="006E342D" w:rsidRDefault="006E342D" w:rsidP="00103CF2">
          <w:pPr>
            <w:spacing w:after="0" w:line="240" w:lineRule="auto"/>
            <w:rPr>
              <w:b/>
              <w:sz w:val="28"/>
              <w:szCs w:val="28"/>
            </w:rPr>
          </w:pPr>
        </w:p>
        <w:p w14:paraId="380D3A68" w14:textId="2A7C82D7" w:rsidR="00D02252" w:rsidRDefault="006E342D" w:rsidP="00103CF2">
          <w:pPr>
            <w:spacing w:after="0" w:line="240" w:lineRule="auto"/>
            <w:rPr>
              <w:sz w:val="24"/>
              <w:szCs w:val="24"/>
            </w:rPr>
          </w:pPr>
          <w:r>
            <w:rPr>
              <w:sz w:val="24"/>
              <w:szCs w:val="24"/>
            </w:rPr>
            <w:t>A system that would be designed to meet all the requirements of the customer. It could be designed in HTML and JavaScript as these are two of the most important web languages around at the moment which provide a powerful set of design possibilities and can be used to create intuitive web applications.</w:t>
          </w:r>
          <w:r w:rsidR="00150487">
            <w:rPr>
              <w:sz w:val="24"/>
              <w:szCs w:val="24"/>
            </w:rPr>
            <w:t xml:space="preserve"> They would both be used to manage the UI and JavaScript would control everything that has to be </w:t>
          </w:r>
          <w:r w:rsidR="00150487">
            <w:rPr>
              <w:sz w:val="24"/>
              <w:szCs w:val="24"/>
            </w:rPr>
            <w:lastRenderedPageBreak/>
            <w:t xml:space="preserve">updated in real time such as the physics collisions involved. </w:t>
          </w:r>
          <w:r w:rsidR="00D02252">
            <w:rPr>
              <w:sz w:val="24"/>
              <w:szCs w:val="24"/>
            </w:rPr>
            <w:t>Using JavaScript is perfect for an application of this type due to the fact t</w:t>
          </w:r>
          <w:r w:rsidR="00C5151D">
            <w:rPr>
              <w:sz w:val="24"/>
              <w:szCs w:val="24"/>
            </w:rPr>
            <w:t>hat it can be run on all of the most common web browsers</w:t>
          </w:r>
          <w:r w:rsidR="00847F45">
            <w:rPr>
              <w:sz w:val="24"/>
              <w:szCs w:val="24"/>
            </w:rPr>
            <w:t xml:space="preserve"> and therefore not requiring a plugin to run</w:t>
          </w:r>
          <w:r w:rsidR="00C5151D">
            <w:rPr>
              <w:sz w:val="24"/>
              <w:szCs w:val="24"/>
            </w:rPr>
            <w:t>. This means it can be run from virtually anywhere with an internet connection</w:t>
          </w:r>
          <w:r w:rsidR="00DF010B">
            <w:rPr>
              <w:sz w:val="24"/>
              <w:szCs w:val="24"/>
            </w:rPr>
            <w:t xml:space="preserve"> (most areas of the country have access to the internet nowadays)</w:t>
          </w:r>
          <w:r w:rsidR="00C5151D">
            <w:rPr>
              <w:sz w:val="24"/>
              <w:szCs w:val="24"/>
            </w:rPr>
            <w:t xml:space="preserve"> and could potentially be accessed from a number of devices if they support the required JavaScript functions.</w:t>
          </w:r>
        </w:p>
        <w:p w14:paraId="6E868A89" w14:textId="77777777" w:rsidR="00D02252" w:rsidRDefault="00D02252" w:rsidP="00103CF2">
          <w:pPr>
            <w:spacing w:after="0" w:line="240" w:lineRule="auto"/>
            <w:rPr>
              <w:sz w:val="24"/>
              <w:szCs w:val="24"/>
            </w:rPr>
          </w:pPr>
        </w:p>
        <w:p w14:paraId="3A7D930B" w14:textId="76D50678" w:rsidR="00D02252" w:rsidRDefault="00D02252" w:rsidP="00103CF2">
          <w:pPr>
            <w:spacing w:after="0" w:line="240" w:lineRule="auto"/>
            <w:rPr>
              <w:sz w:val="24"/>
              <w:szCs w:val="24"/>
            </w:rPr>
          </w:pPr>
          <w:r>
            <w:rPr>
              <w:sz w:val="24"/>
              <w:szCs w:val="24"/>
            </w:rPr>
            <w:t>The user will be able to do everything listed in “</w:t>
          </w:r>
          <w:commentRangeStart w:id="22"/>
          <w:r>
            <w:rPr>
              <w:sz w:val="24"/>
              <w:szCs w:val="24"/>
            </w:rPr>
            <w:t>Project Objectives</w:t>
          </w:r>
          <w:commentRangeEnd w:id="22"/>
          <w:r w:rsidR="00671EBC">
            <w:rPr>
              <w:rStyle w:val="CommentReference"/>
            </w:rPr>
            <w:commentReference w:id="22"/>
          </w:r>
          <w:r w:rsidR="00FE2DDE">
            <w:rPr>
              <w:sz w:val="24"/>
              <w:szCs w:val="24"/>
            </w:rPr>
            <w:t>”.</w:t>
          </w:r>
        </w:p>
        <w:p w14:paraId="4AE12201" w14:textId="77777777" w:rsidR="00847F45" w:rsidRDefault="00847F45" w:rsidP="00103CF2">
          <w:pPr>
            <w:spacing w:after="0" w:line="240" w:lineRule="auto"/>
            <w:rPr>
              <w:sz w:val="24"/>
              <w:szCs w:val="24"/>
            </w:rPr>
          </w:pPr>
        </w:p>
        <w:p w14:paraId="39808786" w14:textId="77777777" w:rsidR="00847F45" w:rsidRDefault="00847F45" w:rsidP="00847F45">
          <w:pPr>
            <w:spacing w:after="0" w:line="240" w:lineRule="auto"/>
            <w:rPr>
              <w:b/>
              <w:sz w:val="28"/>
              <w:szCs w:val="28"/>
            </w:rPr>
          </w:pPr>
          <w:commentRangeStart w:id="23"/>
          <w:r w:rsidRPr="006E342D">
            <w:rPr>
              <w:b/>
              <w:sz w:val="28"/>
              <w:szCs w:val="28"/>
            </w:rPr>
            <w:t>Bespoke so</w:t>
          </w:r>
          <w:r>
            <w:rPr>
              <w:b/>
              <w:sz w:val="28"/>
              <w:szCs w:val="28"/>
            </w:rPr>
            <w:t>ftware (desktop):</w:t>
          </w:r>
          <w:commentRangeEnd w:id="23"/>
          <w:r>
            <w:rPr>
              <w:rStyle w:val="CommentReference"/>
            </w:rPr>
            <w:commentReference w:id="23"/>
          </w:r>
        </w:p>
        <w:p w14:paraId="12DBEECF" w14:textId="77777777" w:rsidR="00847F45" w:rsidRDefault="00847F45" w:rsidP="00847F45">
          <w:pPr>
            <w:spacing w:after="0" w:line="240" w:lineRule="auto"/>
            <w:rPr>
              <w:b/>
              <w:sz w:val="28"/>
              <w:szCs w:val="28"/>
            </w:rPr>
          </w:pPr>
        </w:p>
        <w:p w14:paraId="39E24BBE" w14:textId="71714DB2" w:rsidR="00847F45" w:rsidRDefault="00847F45" w:rsidP="00103CF2">
          <w:pPr>
            <w:spacing w:after="0" w:line="240" w:lineRule="auto"/>
            <w:rPr>
              <w:sz w:val="24"/>
              <w:szCs w:val="24"/>
            </w:rPr>
          </w:pPr>
          <w:r>
            <w:rPr>
              <w:sz w:val="24"/>
              <w:szCs w:val="24"/>
            </w:rPr>
            <w:t xml:space="preserve">A system that would be designed to meet all the requirements of the customer. It </w:t>
          </w:r>
          <w:r w:rsidR="0049056D">
            <w:rPr>
              <w:sz w:val="24"/>
              <w:szCs w:val="24"/>
            </w:rPr>
            <w:t xml:space="preserve">would </w:t>
          </w:r>
          <w:r>
            <w:rPr>
              <w:sz w:val="24"/>
              <w:szCs w:val="24"/>
            </w:rPr>
            <w:t>be designed for the Windows operating system as most personal computers, at home or at college, run on it. This means that it could be built in almost any language. I would choose Java as this application requires a lot of visual effects and Java has a very good API for achieving this.</w:t>
          </w:r>
          <w:r w:rsidR="0049056D">
            <w:rPr>
              <w:sz w:val="24"/>
              <w:szCs w:val="24"/>
            </w:rPr>
            <w:t xml:space="preserve"> It also happens to be supported on most of the popular operating systems.</w:t>
          </w:r>
          <w:r>
            <w:rPr>
              <w:sz w:val="24"/>
              <w:szCs w:val="24"/>
            </w:rPr>
            <w:t xml:space="preserve"> The code is also easy to understand and write, and it supports the OOP (Object-Oriented Programming) model which makes extending the application, if written correctly, much easier. It has the advantage of not requiring an internet connection to run. The disadvantage of it is that Java requires a plugin to execute code, which could be a problem for systems with not much hard-drive space or systems that do not support it</w:t>
          </w:r>
          <w:r w:rsidR="0049056D">
            <w:rPr>
              <w:sz w:val="24"/>
              <w:szCs w:val="24"/>
            </w:rPr>
            <w:t>.</w:t>
          </w:r>
        </w:p>
        <w:p w14:paraId="19FA0730" w14:textId="77777777" w:rsidR="00847F45" w:rsidRDefault="00847F45" w:rsidP="00103CF2">
          <w:pPr>
            <w:spacing w:after="0" w:line="240" w:lineRule="auto"/>
            <w:rPr>
              <w:sz w:val="24"/>
              <w:szCs w:val="24"/>
            </w:rPr>
          </w:pPr>
        </w:p>
        <w:p w14:paraId="27F28618" w14:textId="42CE9D3D" w:rsidR="00847F45" w:rsidRPr="006E342D" w:rsidRDefault="00847F45" w:rsidP="00103CF2">
          <w:pPr>
            <w:spacing w:after="0" w:line="240" w:lineRule="auto"/>
            <w:rPr>
              <w:sz w:val="24"/>
              <w:szCs w:val="24"/>
            </w:rPr>
          </w:pPr>
          <w:r>
            <w:rPr>
              <w:sz w:val="24"/>
              <w:szCs w:val="24"/>
            </w:rPr>
            <w:t>The user will be able to do everything listed in “Project Objectives”. It would cost a lot of money and also take some time to complete.</w:t>
          </w:r>
        </w:p>
        <w:p w14:paraId="7E7EEEC6" w14:textId="77777777" w:rsidR="00344FFC" w:rsidRDefault="00344FFC" w:rsidP="00344FFC">
          <w:pPr>
            <w:rPr>
              <w:rStyle w:val="Hyperlink"/>
              <w:color w:val="auto"/>
              <w:sz w:val="24"/>
              <w:szCs w:val="24"/>
              <w:u w:val="none"/>
            </w:rPr>
          </w:pPr>
        </w:p>
        <w:p w14:paraId="05040DDB" w14:textId="77777777" w:rsidR="005E704E" w:rsidRDefault="005E704E" w:rsidP="005E704E">
          <w:pPr>
            <w:pStyle w:val="Heading2"/>
          </w:pPr>
          <w:bookmarkStart w:id="24" w:name="_Toc413235337"/>
          <w:r w:rsidRPr="007A6E71">
            <w:t>Justification of chosen solution</w:t>
          </w:r>
          <w:bookmarkEnd w:id="24"/>
        </w:p>
        <w:p w14:paraId="079440CF" w14:textId="3257106E" w:rsidR="005E704E" w:rsidRDefault="005E704E" w:rsidP="005E704E">
          <w:pPr>
            <w:rPr>
              <w:rStyle w:val="Hyperlink"/>
              <w:color w:val="auto"/>
              <w:sz w:val="24"/>
              <w:szCs w:val="24"/>
              <w:u w:val="none"/>
            </w:rPr>
          </w:pPr>
          <w:r>
            <w:rPr>
              <w:rStyle w:val="Hyperlink"/>
              <w:color w:val="auto"/>
              <w:sz w:val="24"/>
              <w:szCs w:val="24"/>
              <w:u w:val="none"/>
            </w:rPr>
            <w:t xml:space="preserve">I have chosen the web-based bespoke software solution for a number of reasons. Compared with the online software, it would be designed to be used in a more academic environment and therefore provide a lot more functionality than that system currently has. Other reasons outlining the disadvantages of the online software </w:t>
          </w:r>
          <w:r w:rsidR="002A0B96">
            <w:rPr>
              <w:rStyle w:val="Hyperlink"/>
              <w:color w:val="auto"/>
              <w:sz w:val="24"/>
              <w:szCs w:val="24"/>
              <w:u w:val="none"/>
            </w:rPr>
            <w:t xml:space="preserve">solution </w:t>
          </w:r>
          <w:r>
            <w:rPr>
              <w:rStyle w:val="Hyperlink"/>
              <w:color w:val="auto"/>
              <w:sz w:val="24"/>
              <w:szCs w:val="24"/>
              <w:u w:val="none"/>
            </w:rPr>
            <w:t>are:</w:t>
          </w:r>
        </w:p>
        <w:p w14:paraId="5D870C28" w14:textId="0050C37A" w:rsidR="005E704E" w:rsidRPr="009955F0" w:rsidRDefault="00B44490" w:rsidP="00E460D1">
          <w:pPr>
            <w:pStyle w:val="ListParagraph"/>
            <w:numPr>
              <w:ilvl w:val="0"/>
              <w:numId w:val="3"/>
            </w:numPr>
            <w:rPr>
              <w:sz w:val="24"/>
              <w:szCs w:val="24"/>
            </w:rPr>
          </w:pPr>
          <w:r>
            <w:rPr>
              <w:sz w:val="24"/>
              <w:szCs w:val="24"/>
            </w:rPr>
            <w:t xml:space="preserve">It </w:t>
          </w:r>
          <w:r w:rsidR="005E704E">
            <w:rPr>
              <w:sz w:val="24"/>
              <w:szCs w:val="24"/>
            </w:rPr>
            <w:t>r</w:t>
          </w:r>
          <w:r w:rsidR="005E704E" w:rsidRPr="009955F0">
            <w:rPr>
              <w:sz w:val="24"/>
              <w:szCs w:val="24"/>
            </w:rPr>
            <w:t>equires a plugin to run</w:t>
          </w:r>
        </w:p>
        <w:p w14:paraId="20EA34E6"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allow user to modify many variables</w:t>
          </w:r>
        </w:p>
        <w:p w14:paraId="53FC1147"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include a graph of energy changes over time</w:t>
          </w:r>
        </w:p>
        <w:p w14:paraId="082FB3B4"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display energy of each object</w:t>
          </w:r>
        </w:p>
        <w:p w14:paraId="290DAAE0" w14:textId="77777777" w:rsidR="005E704E" w:rsidRDefault="005E704E" w:rsidP="00E460D1">
          <w:pPr>
            <w:pStyle w:val="ListParagraph"/>
            <w:numPr>
              <w:ilvl w:val="0"/>
              <w:numId w:val="3"/>
            </w:numPr>
            <w:rPr>
              <w:sz w:val="24"/>
              <w:szCs w:val="24"/>
            </w:rPr>
          </w:pPr>
          <w:r>
            <w:rPr>
              <w:sz w:val="24"/>
              <w:szCs w:val="24"/>
            </w:rPr>
            <w:t>d</w:t>
          </w:r>
          <w:r w:rsidRPr="009955F0">
            <w:rPr>
              <w:sz w:val="24"/>
              <w:szCs w:val="24"/>
            </w:rPr>
            <w:t>oes not allow user to add balls</w:t>
          </w:r>
        </w:p>
        <w:p w14:paraId="0C612CD8" w14:textId="77777777" w:rsidR="005E704E" w:rsidRDefault="005E704E" w:rsidP="00E460D1">
          <w:pPr>
            <w:pStyle w:val="ListParagraph"/>
            <w:numPr>
              <w:ilvl w:val="0"/>
              <w:numId w:val="3"/>
            </w:numPr>
            <w:rPr>
              <w:sz w:val="24"/>
              <w:szCs w:val="24"/>
            </w:rPr>
          </w:pPr>
          <w:r>
            <w:rPr>
              <w:sz w:val="24"/>
              <w:szCs w:val="24"/>
            </w:rPr>
            <w:t>d</w:t>
          </w:r>
          <w:r w:rsidRPr="00344FFC">
            <w:rPr>
              <w:sz w:val="24"/>
              <w:szCs w:val="24"/>
            </w:rPr>
            <w:t>oes not allow saving of simulation (saving variables, masses, directions)</w:t>
          </w:r>
        </w:p>
        <w:p w14:paraId="0702094E" w14:textId="77777777" w:rsidR="005E704E" w:rsidRDefault="005E704E" w:rsidP="005E704E">
          <w:pPr>
            <w:pStyle w:val="ListParagraph"/>
            <w:rPr>
              <w:sz w:val="24"/>
              <w:szCs w:val="24"/>
            </w:rPr>
          </w:pPr>
        </w:p>
        <w:p w14:paraId="742B969A" w14:textId="77777777" w:rsidR="005E704E" w:rsidRDefault="005E704E" w:rsidP="005E704E">
          <w:pPr>
            <w:pStyle w:val="ListParagraph"/>
            <w:ind w:left="0"/>
            <w:rPr>
              <w:sz w:val="24"/>
              <w:szCs w:val="24"/>
            </w:rPr>
          </w:pPr>
          <w:r>
            <w:rPr>
              <w:sz w:val="24"/>
              <w:szCs w:val="24"/>
            </w:rPr>
            <w:t xml:space="preserve">My main reason for not electing to go with the standard software solution is the high price due to it containing many other physics solutions that would not be used as part of the current teaching of the course. It could also only be used at the college as the license only applies to the premises of the buyer. This means that </w:t>
          </w:r>
          <w:r>
            <w:rPr>
              <w:sz w:val="24"/>
              <w:szCs w:val="24"/>
            </w:rPr>
            <w:lastRenderedPageBreak/>
            <w:t>the students could not access the simulations from home and the teacher could therefore not set it as homework. Furthermore, as with any download, it can require a considerable time to download and run. With the web-based bespoke system this would not be a problem as it runs through a web browser.</w:t>
          </w:r>
        </w:p>
        <w:p w14:paraId="473D84A9" w14:textId="77777777" w:rsidR="005E704E" w:rsidRDefault="005E704E" w:rsidP="005E704E">
          <w:pPr>
            <w:pStyle w:val="ListParagraph"/>
            <w:ind w:left="0"/>
            <w:rPr>
              <w:sz w:val="24"/>
              <w:szCs w:val="24"/>
            </w:rPr>
          </w:pPr>
        </w:p>
        <w:p w14:paraId="1E1724D5" w14:textId="77777777" w:rsidR="005E704E" w:rsidRDefault="005E704E" w:rsidP="005E704E">
          <w:pPr>
            <w:pStyle w:val="ListParagraph"/>
            <w:ind w:left="0"/>
            <w:rPr>
              <w:sz w:val="24"/>
              <w:szCs w:val="24"/>
            </w:rPr>
          </w:pPr>
          <w:r>
            <w:rPr>
              <w:sz w:val="24"/>
              <w:szCs w:val="24"/>
            </w:rPr>
            <w:t>In conclusion, I think that the web-based bespoke software offers the best possible solution. It may be expensive and take time, but the reward will be higher because the customer (the teacher) can request exactly what they want for their individual needs. In an academic environment, this is essential for helping students understand the difficult topics of physics.</w:t>
          </w:r>
        </w:p>
        <w:p w14:paraId="78ECC642" w14:textId="77777777" w:rsidR="005E704E" w:rsidRDefault="005E704E" w:rsidP="005E704E">
          <w:pPr>
            <w:rPr>
              <w:lang w:eastAsia="en-GB"/>
            </w:rPr>
          </w:pPr>
        </w:p>
        <w:p w14:paraId="2E7ECBBD" w14:textId="77777777" w:rsidR="005E704E" w:rsidRPr="00234FEB" w:rsidRDefault="005E704E" w:rsidP="005E704E">
          <w:pPr>
            <w:rPr>
              <w:lang w:eastAsia="en-GB"/>
            </w:rPr>
            <w:sectPr w:rsidR="005E704E" w:rsidRPr="00234FEB" w:rsidSect="00467837">
              <w:pgSz w:w="11906" w:h="16838"/>
              <w:pgMar w:top="1440" w:right="1440" w:bottom="1440" w:left="1440" w:header="708" w:footer="708" w:gutter="0"/>
              <w:pgNumType w:start="0"/>
              <w:cols w:space="708"/>
              <w:titlePg/>
              <w:docGrid w:linePitch="360"/>
            </w:sectPr>
          </w:pPr>
        </w:p>
        <w:bookmarkStart w:id="25" w:name="_Toc413235338"/>
        <w:p w14:paraId="06025AC3" w14:textId="609C5B33" w:rsidR="00FA39BD" w:rsidRPr="007A6E71" w:rsidRDefault="00216976" w:rsidP="00FA39BD">
          <w:pPr>
            <w:pStyle w:val="Heading1"/>
          </w:pPr>
          <w:r>
            <w:rPr>
              <w:noProof/>
              <w:lang w:eastAsia="en-GB"/>
            </w:rPr>
            <w:lastRenderedPageBreak/>
            <mc:AlternateContent>
              <mc:Choice Requires="wps">
                <w:drawing>
                  <wp:anchor distT="0" distB="0" distL="114300" distR="114300" simplePos="0" relativeHeight="251784192" behindDoc="0" locked="0" layoutInCell="1" allowOverlap="1" wp14:anchorId="1BB627A8" wp14:editId="28EEA242">
                    <wp:simplePos x="0" y="0"/>
                    <wp:positionH relativeFrom="column">
                      <wp:posOffset>2352675</wp:posOffset>
                    </wp:positionH>
                    <wp:positionV relativeFrom="paragraph">
                      <wp:posOffset>11858625</wp:posOffset>
                    </wp:positionV>
                    <wp:extent cx="781050" cy="9525"/>
                    <wp:effectExtent l="0" t="0" r="19050" b="28575"/>
                    <wp:wrapNone/>
                    <wp:docPr id="256" name="Straight Connector 256"/>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6D779" id="Straight Connector 256"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933.75pt" to="246.7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3168" behindDoc="0" locked="0" layoutInCell="1" allowOverlap="1" wp14:anchorId="1914C02E" wp14:editId="31D3E46B">
                    <wp:simplePos x="0" y="0"/>
                    <wp:positionH relativeFrom="column">
                      <wp:posOffset>1924050</wp:posOffset>
                    </wp:positionH>
                    <wp:positionV relativeFrom="paragraph">
                      <wp:posOffset>11077575</wp:posOffset>
                    </wp:positionV>
                    <wp:extent cx="476250" cy="49530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0411D" id="Straight Connector 216"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872.25pt" to="189pt,9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2144" behindDoc="0" locked="0" layoutInCell="1" allowOverlap="1" wp14:anchorId="6CD9573F" wp14:editId="61D48A8B">
                    <wp:simplePos x="0" y="0"/>
                    <wp:positionH relativeFrom="column">
                      <wp:posOffset>3028950</wp:posOffset>
                    </wp:positionH>
                    <wp:positionV relativeFrom="paragraph">
                      <wp:posOffset>11134725</wp:posOffset>
                    </wp:positionV>
                    <wp:extent cx="561975" cy="447675"/>
                    <wp:effectExtent l="0" t="0" r="28575" b="28575"/>
                    <wp:wrapNone/>
                    <wp:docPr id="215" name="Straight Connector 215"/>
                    <wp:cNvGraphicFramePr/>
                    <a:graphic xmlns:a="http://schemas.openxmlformats.org/drawingml/2006/main">
                      <a:graphicData uri="http://schemas.microsoft.com/office/word/2010/wordprocessingShape">
                        <wps:wsp>
                          <wps:cNvCnPr/>
                          <wps:spPr>
                            <a:xfrm>
                              <a:off x="0" y="0"/>
                              <a:ext cx="5619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90816" id="Straight Connector 21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876.75pt" to="282.7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1120" behindDoc="0" locked="0" layoutInCell="1" allowOverlap="1" wp14:anchorId="1D69C36C" wp14:editId="70755F43">
                    <wp:simplePos x="0" y="0"/>
                    <wp:positionH relativeFrom="column">
                      <wp:posOffset>3619500</wp:posOffset>
                    </wp:positionH>
                    <wp:positionV relativeFrom="paragraph">
                      <wp:posOffset>12039600</wp:posOffset>
                    </wp:positionV>
                    <wp:extent cx="9525" cy="285750"/>
                    <wp:effectExtent l="0" t="0" r="28575" b="19050"/>
                    <wp:wrapNone/>
                    <wp:docPr id="253" name="Straight Connector 253"/>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94365" id="Straight Connector 25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48pt" to="285.75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0096" behindDoc="0" locked="0" layoutInCell="1" allowOverlap="1" wp14:anchorId="30325780" wp14:editId="6B27C9CB">
                    <wp:simplePos x="0" y="0"/>
                    <wp:positionH relativeFrom="margin">
                      <wp:posOffset>3295650</wp:posOffset>
                    </wp:positionH>
                    <wp:positionV relativeFrom="paragraph">
                      <wp:posOffset>12325350</wp:posOffset>
                    </wp:positionV>
                    <wp:extent cx="666750" cy="3524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DF1210" w14:textId="77777777" w:rsidR="00E70AE3" w:rsidRDefault="00E70AE3" w:rsidP="00216976">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5780" id="Rectangle 251" o:spid="_x0000_s1072" style="position:absolute;margin-left:259.5pt;margin-top:970.5pt;width:52.5pt;height:2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" fillcolor="white [3201]" strokecolor="#7fc0db [1940]" strokeweight="1.5pt">
                    <v:stroke endcap="round"/>
                    <v:textbox>
                      <w:txbxContent>
                        <w:p w14:paraId="62DF1210" w14:textId="77777777" w:rsidR="00E70AE3" w:rsidRDefault="00E70AE3" w:rsidP="00216976">
                          <w:pPr>
                            <w:jc w:val="center"/>
                          </w:pPr>
                          <w:r>
                            <w:t>Ball</w:t>
                          </w:r>
                        </w:p>
                      </w:txbxContent>
                    </v:textbox>
                    <w10:wrap anchorx="margin"/>
                  </v:rect>
                </w:pict>
              </mc:Fallback>
            </mc:AlternateContent>
          </w:r>
          <w:r>
            <w:rPr>
              <w:noProof/>
              <w:lang w:eastAsia="en-GB"/>
            </w:rPr>
            <mc:AlternateContent>
              <mc:Choice Requires="wps">
                <w:drawing>
                  <wp:anchor distT="0" distB="0" distL="114300" distR="114300" simplePos="0" relativeHeight="251779072" behindDoc="0" locked="0" layoutInCell="1" allowOverlap="1" wp14:anchorId="197D633F" wp14:editId="4E749FEB">
                    <wp:simplePos x="0" y="0"/>
                    <wp:positionH relativeFrom="margin">
                      <wp:posOffset>3133725</wp:posOffset>
                    </wp:positionH>
                    <wp:positionV relativeFrom="paragraph">
                      <wp:posOffset>11591925</wp:posOffset>
                    </wp:positionV>
                    <wp:extent cx="962025" cy="45720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962025" cy="4572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54F00D1" w14:textId="77777777" w:rsidR="00E70AE3" w:rsidRDefault="00E70AE3" w:rsidP="00216976">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D633F" id="Rectangle 248" o:spid="_x0000_s1073" style="position:absolute;margin-left:246.75pt;margin-top:912.75pt;width:75.75pt;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" fillcolor="white [3201]" strokecolor="#7fc0db [1940]" strokeweight="1.5pt">
                    <v:stroke endcap="round"/>
                    <v:textbox>
                      <w:txbxContent>
                        <w:p w14:paraId="254F00D1" w14:textId="77777777" w:rsidR="00E70AE3" w:rsidRDefault="00E70AE3" w:rsidP="00216976">
                          <w:pPr>
                            <w:jc w:val="center"/>
                          </w:pPr>
                          <w:r>
                            <w:t>Physics Object</w:t>
                          </w:r>
                        </w:p>
                      </w:txbxContent>
                    </v:textbox>
                    <w10:wrap anchorx="margin"/>
                  </v:rect>
                </w:pict>
              </mc:Fallback>
            </mc:AlternateContent>
          </w:r>
          <w:r>
            <w:rPr>
              <w:noProof/>
              <w:lang w:eastAsia="en-GB"/>
            </w:rPr>
            <mc:AlternateContent>
              <mc:Choice Requires="wps">
                <w:drawing>
                  <wp:anchor distT="0" distB="0" distL="114300" distR="114300" simplePos="0" relativeHeight="251778048" behindDoc="0" locked="0" layoutInCell="1" allowOverlap="1" wp14:anchorId="7C225638" wp14:editId="3CF99923">
                    <wp:simplePos x="0" y="0"/>
                    <wp:positionH relativeFrom="column">
                      <wp:posOffset>1495425</wp:posOffset>
                    </wp:positionH>
                    <wp:positionV relativeFrom="paragraph">
                      <wp:posOffset>11582400</wp:posOffset>
                    </wp:positionV>
                    <wp:extent cx="866775" cy="5238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866775"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58E4D2" w14:textId="77777777" w:rsidR="00E70AE3" w:rsidRDefault="00E70AE3" w:rsidP="00216976">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5638" id="Rectangle 247" o:spid="_x0000_s1074" style="position:absolute;margin-left:117.75pt;margin-top:912pt;width:68.25pt;height:41.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" fillcolor="white [3201]" strokecolor="#7fc0db [1940]" strokeweight="1.5pt">
                    <v:stroke endcap="round"/>
                    <v:textbox>
                      <w:txbxContent>
                        <w:p w14:paraId="1858E4D2" w14:textId="77777777" w:rsidR="00E70AE3" w:rsidRDefault="00E70AE3" w:rsidP="00216976">
                          <w:pPr>
                            <w:jc w:val="center"/>
                          </w:pPr>
                          <w:r>
                            <w:t>Ball Environment</w:t>
                          </w:r>
                        </w:p>
                      </w:txbxContent>
                    </v:textbox>
                  </v:rect>
                </w:pict>
              </mc:Fallback>
            </mc:AlternateContent>
          </w:r>
          <w:r>
            <w:rPr>
              <w:noProof/>
              <w:lang w:eastAsia="en-GB"/>
            </w:rPr>
            <mc:AlternateContent>
              <mc:Choice Requires="wps">
                <w:drawing>
                  <wp:anchor distT="0" distB="0" distL="114300" distR="114300" simplePos="0" relativeHeight="251777024" behindDoc="0" locked="0" layoutInCell="1" allowOverlap="1" wp14:anchorId="7541BD44" wp14:editId="178DFB97">
                    <wp:simplePos x="0" y="0"/>
                    <wp:positionH relativeFrom="column">
                      <wp:posOffset>2419350</wp:posOffset>
                    </wp:positionH>
                    <wp:positionV relativeFrom="paragraph">
                      <wp:posOffset>10820400</wp:posOffset>
                    </wp:positionV>
                    <wp:extent cx="609600" cy="5238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6096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8211615" w14:textId="0EABBFA4" w:rsidR="00E70AE3" w:rsidRDefault="00E70AE3" w:rsidP="00216976">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BD44" id="Rectangle 195" o:spid="_x0000_s1075" style="position:absolute;margin-left:190.5pt;margin-top:852pt;width:48pt;height:4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" fillcolor="white [3201]" strokecolor="#7fc0db [1940]" strokeweight="1.5pt">
                    <v:stroke endcap="round"/>
                    <v:textbox>
                      <w:txbxContent>
                        <w:p w14:paraId="28211615" w14:textId="0EABBFA4" w:rsidR="00E70AE3" w:rsidRDefault="00E70AE3" w:rsidP="00216976">
                          <w:pPr>
                            <w:jc w:val="center"/>
                          </w:pPr>
                          <w:r>
                            <w:t>Physics</w:t>
                          </w:r>
                        </w:p>
                      </w:txbxContent>
                    </v:textbox>
                  </v:rect>
                </w:pict>
              </mc:Fallback>
            </mc:AlternateContent>
          </w:r>
          <w:r w:rsidR="00FA39BD" w:rsidRPr="007A6E71">
            <w:t>Design</w:t>
          </w:r>
          <w:bookmarkEnd w:id="25"/>
        </w:p>
        <w:p w14:paraId="23608D9C" w14:textId="206D572C" w:rsidR="00FA39BD" w:rsidRDefault="00FA39BD" w:rsidP="00FA39BD">
          <w:pPr>
            <w:pStyle w:val="Heading2"/>
          </w:pPr>
          <w:bookmarkStart w:id="26" w:name="_Toc413235339"/>
          <w:r w:rsidRPr="007A6E71">
            <w:t>Overall System Design</w:t>
          </w:r>
          <w:bookmarkEnd w:id="26"/>
        </w:p>
        <w:p w14:paraId="0633DA79" w14:textId="77777777" w:rsidR="00603177" w:rsidRPr="00553566" w:rsidRDefault="00603177" w:rsidP="00553566"/>
        <w:tbl>
          <w:tblPr>
            <w:tblStyle w:val="TableGrid"/>
            <w:tblW w:w="0" w:type="auto"/>
            <w:tblLook w:val="04A0" w:firstRow="1" w:lastRow="0" w:firstColumn="1" w:lastColumn="0" w:noHBand="0" w:noVBand="1"/>
          </w:tblPr>
          <w:tblGrid>
            <w:gridCol w:w="4508"/>
            <w:gridCol w:w="4508"/>
          </w:tblGrid>
          <w:tr w:rsidR="00603177" w14:paraId="5BDCAD1A" w14:textId="77777777" w:rsidTr="00603177">
            <w:tc>
              <w:tcPr>
                <w:tcW w:w="4508" w:type="dxa"/>
              </w:tcPr>
              <w:p w14:paraId="73FD9318" w14:textId="1739E686" w:rsidR="00603177" w:rsidRPr="00553566" w:rsidRDefault="00603177">
                <w:pPr>
                  <w:rPr>
                    <w:b/>
                    <w:sz w:val="36"/>
                    <w:szCs w:val="36"/>
                    <w:lang w:eastAsia="en-GB"/>
                  </w:rPr>
                </w:pPr>
                <w:r w:rsidRPr="00553566">
                  <w:rPr>
                    <w:b/>
                    <w:sz w:val="36"/>
                    <w:szCs w:val="36"/>
                    <w:lang w:eastAsia="en-GB"/>
                  </w:rPr>
                  <w:t>Input</w:t>
                </w:r>
              </w:p>
            </w:tc>
            <w:tc>
              <w:tcPr>
                <w:tcW w:w="4508" w:type="dxa"/>
              </w:tcPr>
              <w:p w14:paraId="620102FE" w14:textId="5E04B9B3" w:rsidR="00603177" w:rsidRPr="00553566" w:rsidRDefault="00603177">
                <w:pPr>
                  <w:rPr>
                    <w:b/>
                    <w:sz w:val="36"/>
                    <w:szCs w:val="36"/>
                    <w:lang w:eastAsia="en-GB"/>
                  </w:rPr>
                </w:pPr>
                <w:r>
                  <w:rPr>
                    <w:b/>
                    <w:sz w:val="36"/>
                    <w:szCs w:val="36"/>
                    <w:lang w:eastAsia="en-GB"/>
                  </w:rPr>
                  <w:t>Processes</w:t>
                </w:r>
              </w:p>
            </w:tc>
          </w:tr>
          <w:tr w:rsidR="00603177" w14:paraId="2D5FB080" w14:textId="77777777" w:rsidTr="00553566">
            <w:trPr>
              <w:trHeight w:val="570"/>
            </w:trPr>
            <w:tc>
              <w:tcPr>
                <w:tcW w:w="4508" w:type="dxa"/>
              </w:tcPr>
              <w:p w14:paraId="3BE9AEB0" w14:textId="6D5C100A" w:rsidR="00603177" w:rsidRPr="00553566" w:rsidRDefault="00586791">
                <w:pPr>
                  <w:rPr>
                    <w:sz w:val="24"/>
                    <w:szCs w:val="24"/>
                    <w:lang w:eastAsia="en-GB"/>
                  </w:rPr>
                </w:pPr>
                <w:r>
                  <w:rPr>
                    <w:sz w:val="24"/>
                    <w:szCs w:val="24"/>
                    <w:lang w:eastAsia="en-GB"/>
                  </w:rPr>
                  <w:t>Variable</w:t>
                </w:r>
                <w:r w:rsidR="00507B39">
                  <w:rPr>
                    <w:sz w:val="24"/>
                    <w:szCs w:val="24"/>
                    <w:lang w:eastAsia="en-GB"/>
                  </w:rPr>
                  <w:t>s: mass, velocity, coefficient of restitution, radius</w:t>
                </w:r>
                <w:r w:rsidR="00376055">
                  <w:rPr>
                    <w:sz w:val="24"/>
                    <w:szCs w:val="24"/>
                    <w:lang w:eastAsia="en-GB"/>
                  </w:rPr>
                  <w:t>, speed of simulation, enable gravity/debug</w:t>
                </w:r>
              </w:p>
            </w:tc>
            <w:tc>
              <w:tcPr>
                <w:tcW w:w="4508" w:type="dxa"/>
              </w:tcPr>
              <w:p w14:paraId="7CD89A5F" w14:textId="77777777" w:rsidR="00603177" w:rsidRDefault="00E60DD9" w:rsidP="006E2565">
                <w:pPr>
                  <w:rPr>
                    <w:sz w:val="24"/>
                    <w:szCs w:val="24"/>
                    <w:lang w:eastAsia="en-GB"/>
                  </w:rPr>
                </w:pPr>
                <w:r>
                  <w:rPr>
                    <w:sz w:val="24"/>
                    <w:szCs w:val="24"/>
                    <w:lang w:eastAsia="en-GB"/>
                  </w:rPr>
                  <w:t>Take user input</w:t>
                </w:r>
              </w:p>
              <w:p w14:paraId="18F40D37" w14:textId="65ABB0E6" w:rsidR="00E60DD9" w:rsidRDefault="00E60DD9" w:rsidP="006E2565">
                <w:pPr>
                  <w:rPr>
                    <w:sz w:val="24"/>
                    <w:szCs w:val="24"/>
                    <w:lang w:eastAsia="en-GB"/>
                  </w:rPr>
                </w:pPr>
                <w:r>
                  <w:rPr>
                    <w:sz w:val="24"/>
                    <w:szCs w:val="24"/>
                    <w:lang w:eastAsia="en-GB"/>
                  </w:rPr>
                  <w:t>Add/delete/modify ball</w:t>
                </w:r>
              </w:p>
              <w:p w14:paraId="37D74AF5" w14:textId="77777777" w:rsidR="00E60DD9" w:rsidRDefault="00E60DD9" w:rsidP="006E2565">
                <w:pPr>
                  <w:rPr>
                    <w:sz w:val="24"/>
                    <w:szCs w:val="24"/>
                    <w:lang w:eastAsia="en-GB"/>
                  </w:rPr>
                </w:pPr>
                <w:r>
                  <w:rPr>
                    <w:sz w:val="24"/>
                    <w:szCs w:val="24"/>
                    <w:lang w:eastAsia="en-GB"/>
                  </w:rPr>
                  <w:t>Check for collision between balls</w:t>
                </w:r>
              </w:p>
              <w:p w14:paraId="7CC68F25" w14:textId="515F9953" w:rsidR="00E60DD9" w:rsidRDefault="00E60DD9" w:rsidP="006E2565">
                <w:pPr>
                  <w:rPr>
                    <w:sz w:val="24"/>
                    <w:szCs w:val="24"/>
                    <w:lang w:eastAsia="en-GB"/>
                  </w:rPr>
                </w:pPr>
                <w:r>
                  <w:rPr>
                    <w:sz w:val="24"/>
                    <w:szCs w:val="24"/>
                    <w:lang w:eastAsia="en-GB"/>
                  </w:rPr>
                  <w:t>Update ball velocities</w:t>
                </w:r>
              </w:p>
              <w:p w14:paraId="5DCF2024" w14:textId="77777777" w:rsidR="00E60DD9" w:rsidRDefault="00B40FCF" w:rsidP="006E2565">
                <w:pPr>
                  <w:rPr>
                    <w:sz w:val="24"/>
                    <w:szCs w:val="24"/>
                    <w:lang w:eastAsia="en-GB"/>
                  </w:rPr>
                </w:pPr>
                <w:r>
                  <w:rPr>
                    <w:sz w:val="24"/>
                    <w:szCs w:val="24"/>
                    <w:lang w:eastAsia="en-GB"/>
                  </w:rPr>
                  <w:t>Enable gravity/debug</w:t>
                </w:r>
              </w:p>
              <w:p w14:paraId="19728177" w14:textId="77777777" w:rsidR="00B40FCF" w:rsidRDefault="00B40FCF" w:rsidP="006E2565">
                <w:pPr>
                  <w:rPr>
                    <w:sz w:val="24"/>
                    <w:szCs w:val="24"/>
                    <w:lang w:eastAsia="en-GB"/>
                  </w:rPr>
                </w:pPr>
                <w:r>
                  <w:rPr>
                    <w:sz w:val="24"/>
                    <w:szCs w:val="24"/>
                    <w:lang w:eastAsia="en-GB"/>
                  </w:rPr>
                  <w:t>Update simulation</w:t>
                </w:r>
              </w:p>
              <w:p w14:paraId="7F6F9082" w14:textId="77777777" w:rsidR="00B40FCF" w:rsidRDefault="00B40FCF" w:rsidP="006E2565">
                <w:pPr>
                  <w:rPr>
                    <w:sz w:val="24"/>
                    <w:szCs w:val="24"/>
                    <w:lang w:eastAsia="en-GB"/>
                  </w:rPr>
                </w:pPr>
                <w:r>
                  <w:rPr>
                    <w:sz w:val="24"/>
                    <w:szCs w:val="24"/>
                    <w:lang w:eastAsia="en-GB"/>
                  </w:rPr>
                  <w:t>Reverse simulation</w:t>
                </w:r>
              </w:p>
              <w:p w14:paraId="0EDF7387" w14:textId="2A216189" w:rsidR="00B40FCF" w:rsidRPr="00553566" w:rsidRDefault="00B40FCF" w:rsidP="006E2565">
                <w:pPr>
                  <w:rPr>
                    <w:sz w:val="24"/>
                    <w:szCs w:val="24"/>
                    <w:lang w:eastAsia="en-GB"/>
                  </w:rPr>
                </w:pPr>
                <w:r>
                  <w:rPr>
                    <w:sz w:val="24"/>
                    <w:szCs w:val="24"/>
                    <w:lang w:eastAsia="en-GB"/>
                  </w:rPr>
                  <w:t>Draw simulation</w:t>
                </w:r>
              </w:p>
            </w:tc>
          </w:tr>
          <w:tr w:rsidR="00603177" w14:paraId="7A81B19C" w14:textId="77777777" w:rsidTr="00603177">
            <w:tc>
              <w:tcPr>
                <w:tcW w:w="4508" w:type="dxa"/>
              </w:tcPr>
              <w:p w14:paraId="4B02E9A7" w14:textId="58DD80FB" w:rsidR="00603177" w:rsidRPr="00553566" w:rsidRDefault="00603177">
                <w:pPr>
                  <w:rPr>
                    <w:b/>
                    <w:sz w:val="36"/>
                    <w:szCs w:val="36"/>
                    <w:lang w:eastAsia="en-GB"/>
                  </w:rPr>
                </w:pPr>
                <w:r>
                  <w:rPr>
                    <w:b/>
                    <w:sz w:val="36"/>
                    <w:szCs w:val="36"/>
                    <w:lang w:eastAsia="en-GB"/>
                  </w:rPr>
                  <w:t>Output</w:t>
                </w:r>
              </w:p>
            </w:tc>
            <w:tc>
              <w:tcPr>
                <w:tcW w:w="4508" w:type="dxa"/>
              </w:tcPr>
              <w:p w14:paraId="49CA8CA0" w14:textId="1E73EF75" w:rsidR="00603177" w:rsidRPr="00553566" w:rsidRDefault="00603177">
                <w:pPr>
                  <w:rPr>
                    <w:b/>
                    <w:sz w:val="36"/>
                    <w:szCs w:val="36"/>
                    <w:lang w:eastAsia="en-GB"/>
                  </w:rPr>
                </w:pPr>
                <w:r w:rsidRPr="00553566">
                  <w:rPr>
                    <w:b/>
                    <w:sz w:val="36"/>
                    <w:szCs w:val="36"/>
                    <w:lang w:eastAsia="en-GB"/>
                  </w:rPr>
                  <w:t>Storage</w:t>
                </w:r>
              </w:p>
            </w:tc>
          </w:tr>
          <w:tr w:rsidR="00603177" w14:paraId="715287E2" w14:textId="77777777" w:rsidTr="00603177">
            <w:tc>
              <w:tcPr>
                <w:tcW w:w="4508" w:type="dxa"/>
              </w:tcPr>
              <w:p w14:paraId="5C87A58E" w14:textId="58FC722A" w:rsidR="00586791" w:rsidRPr="00553566" w:rsidRDefault="00376055" w:rsidP="006E2565">
                <w:pPr>
                  <w:rPr>
                    <w:sz w:val="24"/>
                    <w:szCs w:val="24"/>
                    <w:lang w:eastAsia="en-GB"/>
                  </w:rPr>
                </w:pPr>
                <w:r>
                  <w:rPr>
                    <w:sz w:val="24"/>
                    <w:szCs w:val="24"/>
                    <w:lang w:eastAsia="en-GB"/>
                  </w:rPr>
                  <w:t>Display</w:t>
                </w:r>
                <w:r w:rsidR="00507B39">
                  <w:rPr>
                    <w:sz w:val="24"/>
                    <w:szCs w:val="24"/>
                    <w:lang w:eastAsia="en-GB"/>
                  </w:rPr>
                  <w:t xml:space="preserve"> simulation on the screen</w:t>
                </w:r>
              </w:p>
            </w:tc>
            <w:tc>
              <w:tcPr>
                <w:tcW w:w="4508" w:type="dxa"/>
              </w:tcPr>
              <w:p w14:paraId="5AE72A67" w14:textId="3C4AE4BA" w:rsidR="00603177" w:rsidRPr="00553566" w:rsidRDefault="00D21B02" w:rsidP="006E2565">
                <w:pPr>
                  <w:rPr>
                    <w:sz w:val="24"/>
                    <w:szCs w:val="24"/>
                    <w:lang w:eastAsia="en-GB"/>
                  </w:rPr>
                </w:pPr>
                <w:r>
                  <w:rPr>
                    <w:sz w:val="24"/>
                    <w:szCs w:val="24"/>
                    <w:lang w:eastAsia="en-GB"/>
                  </w:rPr>
                  <w:t xml:space="preserve">No data is stored in this </w:t>
                </w:r>
                <w:commentRangeStart w:id="27"/>
                <w:r>
                  <w:rPr>
                    <w:sz w:val="24"/>
                    <w:szCs w:val="24"/>
                    <w:lang w:eastAsia="en-GB"/>
                  </w:rPr>
                  <w:t>system</w:t>
                </w:r>
                <w:commentRangeEnd w:id="27"/>
                <w:r w:rsidR="00671EBC">
                  <w:rPr>
                    <w:rStyle w:val="CommentReference"/>
                  </w:rPr>
                  <w:commentReference w:id="27"/>
                </w:r>
              </w:p>
            </w:tc>
          </w:tr>
        </w:tbl>
        <w:p w14:paraId="24AC5665" w14:textId="77777777" w:rsidR="006E2565" w:rsidRDefault="006E2565" w:rsidP="00553566"/>
        <w:p w14:paraId="0F9B479E" w14:textId="77777777" w:rsidR="001B7310" w:rsidRDefault="001B7310" w:rsidP="00553566"/>
        <w:p w14:paraId="17A1D8CF" w14:textId="77777777" w:rsidR="001B7310" w:rsidRDefault="001B7310" w:rsidP="00553566"/>
        <w:p w14:paraId="61F74DF9" w14:textId="77777777" w:rsidR="001B7310" w:rsidRDefault="001B7310" w:rsidP="00553566"/>
        <w:p w14:paraId="5317202F" w14:textId="77777777" w:rsidR="001B7310" w:rsidRDefault="001B7310" w:rsidP="00553566"/>
        <w:p w14:paraId="393A9639" w14:textId="77777777" w:rsidR="001B7310" w:rsidRPr="00553566" w:rsidRDefault="001B7310" w:rsidP="00553566"/>
        <w:p w14:paraId="0C460B66" w14:textId="225315F2" w:rsidR="00586791" w:rsidRDefault="00FA39BD" w:rsidP="00553566">
          <w:pPr>
            <w:pStyle w:val="Heading2"/>
            <w:pBdr>
              <w:bottom w:val="single" w:sz="24" w:space="2" w:color="D4EAF3" w:themeColor="accent1" w:themeTint="33"/>
            </w:pBdr>
          </w:pPr>
          <w:bookmarkStart w:id="28" w:name="_Toc413235340"/>
          <w:r w:rsidRPr="007A6E71">
            <w:t>Modular Structure</w:t>
          </w:r>
          <w:bookmarkEnd w:id="28"/>
        </w:p>
        <w:p w14:paraId="6E901A5F" w14:textId="32E94F9B" w:rsidR="00352077" w:rsidRPr="007B6557" w:rsidRDefault="007B6557" w:rsidP="00553566">
          <w:pPr>
            <w:rPr>
              <w:sz w:val="24"/>
              <w:szCs w:val="24"/>
            </w:rPr>
          </w:pPr>
          <w:r w:rsidRPr="007B6557">
            <w:rPr>
              <w:sz w:val="24"/>
              <w:szCs w:val="24"/>
            </w:rPr>
            <w:t xml:space="preserve">There </w:t>
          </w:r>
          <w:r w:rsidR="00306E68">
            <w:rPr>
              <w:sz w:val="24"/>
              <w:szCs w:val="24"/>
            </w:rPr>
            <w:t>will be two</w:t>
          </w:r>
          <w:r w:rsidRPr="007B6557">
            <w:rPr>
              <w:sz w:val="24"/>
              <w:szCs w:val="24"/>
            </w:rPr>
            <w:t xml:space="preserve"> type</w:t>
          </w:r>
          <w:r w:rsidR="00306E68">
            <w:rPr>
              <w:sz w:val="24"/>
              <w:szCs w:val="24"/>
            </w:rPr>
            <w:t>s of</w:t>
          </w:r>
          <w:r w:rsidRPr="007B6557">
            <w:rPr>
              <w:sz w:val="24"/>
              <w:szCs w:val="24"/>
            </w:rPr>
            <w:t xml:space="preserve"> modular systems governing the overall simulation. First, there is </w:t>
          </w:r>
          <w:r w:rsidR="00306E68">
            <w:rPr>
              <w:sz w:val="24"/>
              <w:szCs w:val="24"/>
            </w:rPr>
            <w:t xml:space="preserve">one for </w:t>
          </w:r>
          <w:r w:rsidRPr="007B6557">
            <w:rPr>
              <w:sz w:val="24"/>
              <w:szCs w:val="24"/>
            </w:rPr>
            <w:t>each HTML</w:t>
          </w:r>
          <w:r w:rsidR="00565EDF">
            <w:rPr>
              <w:sz w:val="24"/>
              <w:szCs w:val="24"/>
            </w:rPr>
            <w:t xml:space="preserve"> panel</w:t>
          </w:r>
          <w:r>
            <w:rPr>
              <w:sz w:val="24"/>
              <w:szCs w:val="24"/>
            </w:rPr>
            <w:t xml:space="preserve">. One will contain buttons for controlling objects, one will contain a graph, one will contain buttons and sliders for adding balls, and one will again contain buttons for showing collision information. </w:t>
          </w:r>
          <w:r w:rsidR="00306E68">
            <w:rPr>
              <w:sz w:val="24"/>
              <w:szCs w:val="24"/>
            </w:rPr>
            <w:t xml:space="preserve">The second modular system is built around the internal functions for the JavaScript collision system, and </w:t>
          </w:r>
          <w:r w:rsidR="00261A9F" w:rsidRPr="007B6557">
            <w:rPr>
              <w:sz w:val="24"/>
              <w:szCs w:val="24"/>
            </w:rPr>
            <w:t xml:space="preserve">on abstracting the physics simulation away from the rendering system. </w:t>
          </w:r>
          <w:r w:rsidR="00306E68">
            <w:rPr>
              <w:sz w:val="24"/>
              <w:szCs w:val="24"/>
            </w:rPr>
            <w:t>The structure c</w:t>
          </w:r>
          <w:r w:rsidR="008846C2" w:rsidRPr="007B6557">
            <w:rPr>
              <w:sz w:val="24"/>
              <w:szCs w:val="24"/>
            </w:rPr>
            <w:t>ould look something like this:</w:t>
          </w:r>
        </w:p>
        <w:p w14:paraId="1E628840" w14:textId="5674D38A" w:rsidR="009C4A4F" w:rsidRPr="007B6557" w:rsidRDefault="00926EC7" w:rsidP="00553566">
          <w:pPr>
            <w:rPr>
              <w:sz w:val="24"/>
              <w:szCs w:val="24"/>
            </w:rPr>
          </w:pPr>
          <w:r w:rsidRPr="007B6557">
            <w:rPr>
              <w:sz w:val="24"/>
              <w:szCs w:val="24"/>
            </w:rPr>
            <w:t>Key: * = reference to other module</w:t>
          </w:r>
        </w:p>
        <w:p w14:paraId="5AE42F58" w14:textId="77777777" w:rsidR="009C4A4F" w:rsidRPr="007B6557" w:rsidRDefault="009C4A4F" w:rsidP="00553566">
          <w:pPr>
            <w:rPr>
              <w:sz w:val="24"/>
              <w:szCs w:val="24"/>
            </w:rPr>
          </w:pPr>
        </w:p>
        <w:p w14:paraId="4511C9BB" w14:textId="77777777" w:rsidR="009C4A4F" w:rsidRDefault="009C4A4F" w:rsidP="00553566">
          <w:pPr>
            <w:rPr>
              <w:sz w:val="24"/>
              <w:szCs w:val="24"/>
            </w:rPr>
          </w:pPr>
        </w:p>
        <w:p w14:paraId="2DC1CBF7" w14:textId="77777777" w:rsidR="00F829AC" w:rsidRDefault="00F829AC" w:rsidP="00553566">
          <w:pPr>
            <w:rPr>
              <w:sz w:val="24"/>
              <w:szCs w:val="24"/>
            </w:rPr>
          </w:pPr>
        </w:p>
        <w:p w14:paraId="7EBA935A" w14:textId="77777777" w:rsidR="00F829AC" w:rsidRDefault="00F829AC" w:rsidP="00553566">
          <w:pPr>
            <w:rPr>
              <w:sz w:val="24"/>
              <w:szCs w:val="24"/>
            </w:rPr>
          </w:pPr>
        </w:p>
        <w:p w14:paraId="56B3CE9E" w14:textId="77777777" w:rsidR="00F829AC" w:rsidRPr="007B6557" w:rsidRDefault="00F829AC" w:rsidP="00553566">
          <w:pPr>
            <w:rPr>
              <w:sz w:val="24"/>
              <w:szCs w:val="24"/>
            </w:rPr>
          </w:pPr>
        </w:p>
        <w:p w14:paraId="2F0C1E44" w14:textId="77777777" w:rsidR="008846C2" w:rsidRPr="007B6557" w:rsidRDefault="008846C2" w:rsidP="008846C2">
          <w:pPr>
            <w:rPr>
              <w:sz w:val="24"/>
              <w:szCs w:val="24"/>
            </w:rPr>
          </w:pPr>
          <w:r w:rsidRPr="007B6557">
            <w:rPr>
              <w:noProof/>
              <w:sz w:val="24"/>
              <w:szCs w:val="24"/>
              <w:lang w:eastAsia="en-GB"/>
            </w:rPr>
            <w:lastRenderedPageBreak/>
            <mc:AlternateContent>
              <mc:Choice Requires="wps">
                <w:drawing>
                  <wp:anchor distT="0" distB="0" distL="114300" distR="114300" simplePos="0" relativeHeight="251768832" behindDoc="0" locked="0" layoutInCell="1" allowOverlap="1" wp14:anchorId="17AAE2A2" wp14:editId="2E8F7913">
                    <wp:simplePos x="0" y="0"/>
                    <wp:positionH relativeFrom="margin">
                      <wp:posOffset>2171700</wp:posOffset>
                    </wp:positionH>
                    <wp:positionV relativeFrom="paragraph">
                      <wp:posOffset>47624</wp:posOffset>
                    </wp:positionV>
                    <wp:extent cx="800100" cy="52387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8001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36490E2" w14:textId="244E3C71" w:rsidR="00E70AE3" w:rsidRPr="00553566" w:rsidRDefault="00E70AE3" w:rsidP="008846C2">
                                <w:pPr>
                                  <w:jc w:val="center"/>
                                  <w:rPr>
                                    <w:b/>
                                  </w:rPr>
                                </w:pPr>
                                <w:r w:rsidRPr="00553566">
                                  <w:rPr>
                                    <w:b/>
                                  </w:rPr>
                                  <w:t>Simulation</w:t>
                                </w:r>
                                <w:r w:rsidRPr="00373537">
                                  <w:rPr>
                                    <w:b/>
                                  </w:rPr>
                                  <w:t xml:space="preserve"> </w:t>
                                </w:r>
                                <w:r w:rsidRPr="00553566">
                                  <w:rPr>
                                    <w:b/>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AE2A2" id="Rectangle 245" o:spid="_x0000_s1076" style="position:absolute;margin-left:171pt;margin-top:3.75pt;width:63pt;height:41.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" fillcolor="white [3201]" strokecolor="#7fc0db [1940]" strokeweight="1.5pt">
                    <v:stroke endcap="round"/>
                    <v:textbox>
                      <w:txbxContent>
                        <w:p w14:paraId="636490E2" w14:textId="244E3C71" w:rsidR="00E70AE3" w:rsidRPr="00553566" w:rsidRDefault="00E70AE3" w:rsidP="008846C2">
                          <w:pPr>
                            <w:jc w:val="center"/>
                            <w:rPr>
                              <w:b/>
                            </w:rPr>
                          </w:pPr>
                          <w:r w:rsidRPr="00553566">
                            <w:rPr>
                              <w:b/>
                            </w:rPr>
                            <w:t>Simulation</w:t>
                          </w:r>
                          <w:r w:rsidRPr="00373537">
                            <w:rPr>
                              <w:b/>
                            </w:rPr>
                            <w:t xml:space="preserve"> </w:t>
                          </w:r>
                          <w:r w:rsidRPr="00553566">
                            <w:rPr>
                              <w:b/>
                            </w:rPr>
                            <w:t>Widget</w:t>
                          </w:r>
                        </w:p>
                      </w:txbxContent>
                    </v:textbox>
                    <w10:wrap anchorx="margin"/>
                  </v:rect>
                </w:pict>
              </mc:Fallback>
            </mc:AlternateContent>
          </w:r>
        </w:p>
        <w:p w14:paraId="7EF1D291" w14:textId="08501802"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70880" behindDoc="0" locked="0" layoutInCell="1" allowOverlap="1" wp14:anchorId="4FD7D5A1" wp14:editId="6B96C983">
                    <wp:simplePos x="0" y="0"/>
                    <wp:positionH relativeFrom="column">
                      <wp:posOffset>2581275</wp:posOffset>
                    </wp:positionH>
                    <wp:positionV relativeFrom="paragraph">
                      <wp:posOffset>265430</wp:posOffset>
                    </wp:positionV>
                    <wp:extent cx="0" cy="104775"/>
                    <wp:effectExtent l="0" t="0" r="19050" b="28575"/>
                    <wp:wrapNone/>
                    <wp:docPr id="252" name="Straight Connector 252"/>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6B15D" id="Straight Connector 252"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03.25pt,20.9pt" to="203.2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" strokecolor="#3494ba [3204]" strokeweight="1pt">
                    <v:stroke endcap="round"/>
                  </v:line>
                </w:pict>
              </mc:Fallback>
            </mc:AlternateContent>
          </w:r>
        </w:p>
        <w:p w14:paraId="1E2809E7" w14:textId="2F9F38E2"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9856" behindDoc="0" locked="0" layoutInCell="1" allowOverlap="1" wp14:anchorId="67616270" wp14:editId="6B7F2C13">
                    <wp:simplePos x="0" y="0"/>
                    <wp:positionH relativeFrom="column">
                      <wp:posOffset>2047875</wp:posOffset>
                    </wp:positionH>
                    <wp:positionV relativeFrom="paragraph">
                      <wp:posOffset>6985</wp:posOffset>
                    </wp:positionV>
                    <wp:extent cx="876300" cy="6762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876300" cy="6762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41726BD" w14:textId="77777777" w:rsidR="00E70AE3" w:rsidRDefault="00E70AE3" w:rsidP="008846C2">
                                <w:pPr>
                                  <w:jc w:val="center"/>
                                </w:pPr>
                                <w:r>
                                  <w:t>JavaScript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6270" id="Rectangle 250" o:spid="_x0000_s1077" style="position:absolute;margin-left:161.25pt;margin-top:.55pt;width:69pt;height:5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" fillcolor="white [3201]" strokecolor="#7fc0db [1940]" strokeweight="1.5pt">
                    <v:stroke endcap="round"/>
                    <v:textbox>
                      <w:txbxContent>
                        <w:p w14:paraId="241726BD" w14:textId="77777777" w:rsidR="00E70AE3" w:rsidRDefault="00E70AE3" w:rsidP="008846C2">
                          <w:pPr>
                            <w:jc w:val="center"/>
                          </w:pPr>
                          <w:r>
                            <w:t>JavaScript widgets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73952" behindDoc="0" locked="0" layoutInCell="1" allowOverlap="1" wp14:anchorId="56E874E9" wp14:editId="0A561052">
                    <wp:simplePos x="0" y="0"/>
                    <wp:positionH relativeFrom="column">
                      <wp:posOffset>1628775</wp:posOffset>
                    </wp:positionH>
                    <wp:positionV relativeFrom="paragraph">
                      <wp:posOffset>311150</wp:posOffset>
                    </wp:positionV>
                    <wp:extent cx="438150" cy="40957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438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9757A" id="Straight Connector 52"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24.5pt" to="162.7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" strokecolor="#3494ba [3204]" strokeweight="1pt">
                    <v:stroke endcap="round"/>
                  </v:line>
                </w:pict>
              </mc:Fallback>
            </mc:AlternateContent>
          </w:r>
          <w:r w:rsidR="0086602A" w:rsidRPr="007B6557">
            <w:rPr>
              <w:noProof/>
              <w:sz w:val="24"/>
              <w:szCs w:val="24"/>
              <w:lang w:eastAsia="en-GB"/>
            </w:rPr>
            <mc:AlternateContent>
              <mc:Choice Requires="wps">
                <w:drawing>
                  <wp:anchor distT="0" distB="0" distL="114300" distR="114300" simplePos="0" relativeHeight="251806720" behindDoc="0" locked="0" layoutInCell="1" allowOverlap="1" wp14:anchorId="5C524644" wp14:editId="2C4EBB07">
                    <wp:simplePos x="0" y="0"/>
                    <wp:positionH relativeFrom="column">
                      <wp:posOffset>2904490</wp:posOffset>
                    </wp:positionH>
                    <wp:positionV relativeFrom="paragraph">
                      <wp:posOffset>330835</wp:posOffset>
                    </wp:positionV>
                    <wp:extent cx="371475" cy="323850"/>
                    <wp:effectExtent l="0" t="0" r="28575" b="19050"/>
                    <wp:wrapNone/>
                    <wp:docPr id="229" name="Straight Connector 229"/>
                    <wp:cNvGraphicFramePr/>
                    <a:graphic xmlns:a="http://schemas.openxmlformats.org/drawingml/2006/main">
                      <a:graphicData uri="http://schemas.microsoft.com/office/word/2010/wordprocessingShape">
                        <wps:wsp>
                          <wps:cNvCnPr/>
                          <wps:spPr>
                            <a:xfrm>
                              <a:off x="0" y="0"/>
                              <a:ext cx="371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A6071" id="Straight Connector 22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pt,26.05pt" to="25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" strokecolor="#3494ba [3204]" strokeweight="1pt">
                    <v:stroke endcap="round"/>
                  </v:line>
                </w:pict>
              </mc:Fallback>
            </mc:AlternateContent>
          </w:r>
        </w:p>
        <w:p w14:paraId="011094E6" w14:textId="4EA9D0EC"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72928" behindDoc="0" locked="0" layoutInCell="1" allowOverlap="1" wp14:anchorId="25994CB1" wp14:editId="75CF02E8">
                    <wp:simplePos x="0" y="0"/>
                    <wp:positionH relativeFrom="column">
                      <wp:posOffset>2914650</wp:posOffset>
                    </wp:positionH>
                    <wp:positionV relativeFrom="paragraph">
                      <wp:posOffset>334645</wp:posOffset>
                    </wp:positionV>
                    <wp:extent cx="89535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8953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BFC6EA5" w14:textId="6DE3B823" w:rsidR="00E70AE3" w:rsidRDefault="00E70AE3" w:rsidP="008846C2">
                                <w:pPr>
                                  <w:jc w:val="center"/>
                                </w:pPr>
                                <w:r>
                                  <w:t xml:space="preserve">Simulation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4CB1" id="Rectangle 255" o:spid="_x0000_s1078" style="position:absolute;margin-left:229.5pt;margin-top:26.35pt;width:70.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" fillcolor="white [3201]" strokecolor="#7fc0db [1940]" strokeweight="1.5pt">
                    <v:stroke endcap="round"/>
                    <v:textbox>
                      <w:txbxContent>
                        <w:p w14:paraId="2BFC6EA5" w14:textId="6DE3B823" w:rsidR="00E70AE3" w:rsidRDefault="00E70AE3" w:rsidP="008846C2">
                          <w:pPr>
                            <w:jc w:val="center"/>
                          </w:pPr>
                          <w:r>
                            <w:t xml:space="preserve">Simulation </w:t>
                          </w:r>
                        </w:p>
                      </w:txbxContent>
                    </v:textbox>
                  </v:rect>
                </w:pict>
              </mc:Fallback>
            </mc:AlternateContent>
          </w:r>
        </w:p>
        <w:p w14:paraId="742CF4F2" w14:textId="63C0C83F"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71904" behindDoc="0" locked="0" layoutInCell="1" allowOverlap="1" wp14:anchorId="785CB2DB" wp14:editId="60F9BF42">
                    <wp:simplePos x="0" y="0"/>
                    <wp:positionH relativeFrom="column">
                      <wp:posOffset>1276350</wp:posOffset>
                    </wp:positionH>
                    <wp:positionV relativeFrom="paragraph">
                      <wp:posOffset>15240</wp:posOffset>
                    </wp:positionV>
                    <wp:extent cx="714375" cy="3810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71437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735E512" w14:textId="77777777" w:rsidR="00E70AE3" w:rsidRDefault="00E70AE3" w:rsidP="008846C2">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B2DB" id="Rectangle 254" o:spid="_x0000_s1079" style="position:absolute;margin-left:100.5pt;margin-top:1.2pt;width:56.25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" fillcolor="white [3201]" strokecolor="#7fc0db [1940]" strokeweight="1.5pt">
                    <v:stroke endcap="round"/>
                    <v:textbox>
                      <w:txbxContent>
                        <w:p w14:paraId="2735E512" w14:textId="77777777" w:rsidR="00E70AE3" w:rsidRDefault="00E70AE3" w:rsidP="008846C2">
                          <w:pPr>
                            <w:jc w:val="center"/>
                          </w:pPr>
                          <w:r>
                            <w:t>Graph</w:t>
                          </w:r>
                        </w:p>
                      </w:txbxContent>
                    </v:textbox>
                  </v:rect>
                </w:pict>
              </mc:Fallback>
            </mc:AlternateContent>
          </w:r>
        </w:p>
        <w:p w14:paraId="7BBDED5C" w14:textId="45BDC94D"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95456" behindDoc="0" locked="0" layoutInCell="1" allowOverlap="1" wp14:anchorId="3422A928" wp14:editId="435A6E1F">
                    <wp:simplePos x="0" y="0"/>
                    <wp:positionH relativeFrom="column">
                      <wp:posOffset>2933700</wp:posOffset>
                    </wp:positionH>
                    <wp:positionV relativeFrom="paragraph">
                      <wp:posOffset>271780</wp:posOffset>
                    </wp:positionV>
                    <wp:extent cx="771525" cy="40005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771525" cy="4000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D4C2782" w14:textId="541C1472" w:rsidR="00E70AE3" w:rsidRDefault="00E70AE3" w:rsidP="00926EC7">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A928" id="Rectangle 265" o:spid="_x0000_s1080" style="position:absolute;margin-left:231pt;margin-top:21.4pt;width:60.75pt;height:3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" fillcolor="white [3201]" strokecolor="#7fc0db [1940]" strokeweight="1.5pt">
                    <v:stroke endcap="round"/>
                    <v:textbox>
                      <w:txbxContent>
                        <w:p w14:paraId="6D4C2782" w14:textId="541C1472" w:rsidR="00E70AE3" w:rsidRDefault="00E70AE3" w:rsidP="00926EC7">
                          <w:pPr>
                            <w:jc w:val="center"/>
                          </w:pPr>
                          <w:r>
                            <w:t>*Physics</w:t>
                          </w:r>
                        </w:p>
                      </w:txbxContent>
                    </v:textbox>
                  </v:rect>
                </w:pict>
              </mc:Fallback>
            </mc:AlternateContent>
          </w:r>
          <w:r w:rsidR="00926EC7" w:rsidRPr="007B6557">
            <w:rPr>
              <w:noProof/>
              <w:sz w:val="24"/>
              <w:szCs w:val="24"/>
              <w:lang w:eastAsia="en-GB"/>
            </w:rPr>
            <mc:AlternateContent>
              <mc:Choice Requires="wps">
                <w:drawing>
                  <wp:anchor distT="0" distB="0" distL="114300" distR="114300" simplePos="0" relativeHeight="251797504" behindDoc="0" locked="0" layoutInCell="1" allowOverlap="1" wp14:anchorId="74C13D0C" wp14:editId="4DEB0FA3">
                    <wp:simplePos x="0" y="0"/>
                    <wp:positionH relativeFrom="column">
                      <wp:posOffset>3314065</wp:posOffset>
                    </wp:positionH>
                    <wp:positionV relativeFrom="paragraph">
                      <wp:posOffset>16510</wp:posOffset>
                    </wp:positionV>
                    <wp:extent cx="9525" cy="247650"/>
                    <wp:effectExtent l="0" t="0" r="28575" b="19050"/>
                    <wp:wrapNone/>
                    <wp:docPr id="266" name="Straight Connector 266"/>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08BB0" id="Straight Connector 26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1.3pt" to="261.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" strokecolor="#3494ba [3204]" strokeweight="1pt">
                    <v:stroke endcap="round"/>
                  </v:line>
                </w:pict>
              </mc:Fallback>
            </mc:AlternateContent>
          </w:r>
        </w:p>
        <w:p w14:paraId="3633FC44" w14:textId="77777777" w:rsidR="00216976" w:rsidRPr="007B6557" w:rsidRDefault="00216976" w:rsidP="00553566">
          <w:pPr>
            <w:rPr>
              <w:sz w:val="24"/>
              <w:szCs w:val="24"/>
            </w:rPr>
          </w:pPr>
        </w:p>
        <w:p w14:paraId="0983B913" w14:textId="77777777" w:rsidR="00926EC7" w:rsidRPr="007B6557" w:rsidRDefault="00926EC7" w:rsidP="00926EC7">
          <w:pPr>
            <w:rPr>
              <w:sz w:val="24"/>
              <w:szCs w:val="24"/>
            </w:rPr>
          </w:pPr>
          <w:r w:rsidRPr="007B6557">
            <w:rPr>
              <w:sz w:val="24"/>
              <w:szCs w:val="24"/>
            </w:rPr>
            <w:tab/>
          </w:r>
          <w:r w:rsidRPr="007B6557">
            <w:rPr>
              <w:sz w:val="24"/>
              <w:szCs w:val="24"/>
            </w:rPr>
            <w:tab/>
          </w:r>
          <w:r w:rsidRPr="007B6557">
            <w:rPr>
              <w:sz w:val="24"/>
              <w:szCs w:val="24"/>
            </w:rPr>
            <w:tab/>
          </w:r>
          <w:r w:rsidRPr="007B6557">
            <w:rPr>
              <w:sz w:val="24"/>
              <w:szCs w:val="24"/>
            </w:rPr>
            <w:tab/>
          </w:r>
        </w:p>
        <w:p w14:paraId="1D5FD011" w14:textId="77777777"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6240" behindDoc="0" locked="0" layoutInCell="1" allowOverlap="1" wp14:anchorId="59E02931" wp14:editId="4A48A9E6">
                    <wp:simplePos x="0" y="0"/>
                    <wp:positionH relativeFrom="column">
                      <wp:posOffset>2333625</wp:posOffset>
                    </wp:positionH>
                    <wp:positionV relativeFrom="paragraph">
                      <wp:posOffset>160656</wp:posOffset>
                    </wp:positionV>
                    <wp:extent cx="685800" cy="3619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C19631A" w14:textId="15BE29C4" w:rsidR="00E70AE3" w:rsidRPr="00553566" w:rsidRDefault="00E70AE3" w:rsidP="00926EC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2931" id="Rectangle 257" o:spid="_x0000_s1081" style="position:absolute;margin-left:183.75pt;margin-top:12.65pt;width:54pt;height:2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yY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Qz&#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rndByD&#10;jKwV1HtsKQd51rzlNw0+6y3z4YE5HC7sBFwY4R4PqaCtKPQ3Sjbgfr3Hj/rY8yilpMVhraj/uWVO&#10;UKK+GpyG89FkEqc7EZPp5zES7liyOpaYrb4C7JIRribL0zXqB3W4Sgf6BffKMqKiiBmO2BXlwR2I&#10;q5CXCG4mLpbLpIYTbVm4NU+WR+ex0LFtn7sX5mzf2wGH4g4Og83mb1o860ZLA8ttANmk/n+ta/8E&#10;uA1SH/WbK66bYzppve7XxW8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Sv28mK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3C19631A" w14:textId="15BE29C4" w:rsidR="00E70AE3" w:rsidRPr="00553566" w:rsidRDefault="00E70AE3" w:rsidP="00926EC7">
                          <w:pPr>
                            <w:jc w:val="center"/>
                            <w:rPr>
                              <w:b/>
                            </w:rPr>
                          </w:pPr>
                          <w:r w:rsidRPr="00553566">
                            <w:rPr>
                              <w:b/>
                            </w:rPr>
                            <w:t>Physics</w:t>
                          </w:r>
                        </w:p>
                      </w:txbxContent>
                    </v:textbox>
                  </v:rect>
                </w:pict>
              </mc:Fallback>
            </mc:AlternateContent>
          </w:r>
        </w:p>
        <w:p w14:paraId="7FBDDE8F" w14:textId="7CA77DF0"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91360" behindDoc="0" locked="0" layoutInCell="1" allowOverlap="1" wp14:anchorId="2D16D977" wp14:editId="571C93E7">
                    <wp:simplePos x="0" y="0"/>
                    <wp:positionH relativeFrom="column">
                      <wp:posOffset>3019424</wp:posOffset>
                    </wp:positionH>
                    <wp:positionV relativeFrom="paragraph">
                      <wp:posOffset>102869</wp:posOffset>
                    </wp:positionV>
                    <wp:extent cx="504825" cy="61912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47ED8" id="Straight Connector 26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2384" behindDoc="0" locked="0" layoutInCell="1" allowOverlap="1" wp14:anchorId="2ED8F4C7" wp14:editId="0806A8C6">
                    <wp:simplePos x="0" y="0"/>
                    <wp:positionH relativeFrom="column">
                      <wp:posOffset>1838325</wp:posOffset>
                    </wp:positionH>
                    <wp:positionV relativeFrom="paragraph">
                      <wp:posOffset>114935</wp:posOffset>
                    </wp:positionV>
                    <wp:extent cx="476250" cy="4953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9E108" id="Straight Connector 263"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3408" behindDoc="0" locked="0" layoutInCell="1" allowOverlap="1" wp14:anchorId="4BF863AA" wp14:editId="33FAB110">
                    <wp:simplePos x="0" y="0"/>
                    <wp:positionH relativeFrom="column">
                      <wp:posOffset>2266950</wp:posOffset>
                    </wp:positionH>
                    <wp:positionV relativeFrom="paragraph">
                      <wp:posOffset>895350</wp:posOffset>
                    </wp:positionV>
                    <wp:extent cx="781050" cy="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6D3FB" id="Straight Connector 26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" strokecolor="#3494ba [3204]" strokeweight="1pt">
                    <v:stroke endcap="round"/>
                  </v:line>
                </w:pict>
              </mc:Fallback>
            </mc:AlternateContent>
          </w:r>
        </w:p>
        <w:p w14:paraId="3210119B" w14:textId="77777777" w:rsidR="00926EC7" w:rsidRPr="007B6557" w:rsidRDefault="00926EC7" w:rsidP="00926EC7">
          <w:pPr>
            <w:rPr>
              <w:sz w:val="24"/>
              <w:szCs w:val="24"/>
            </w:rPr>
          </w:pPr>
        </w:p>
        <w:p w14:paraId="2D803250" w14:textId="06501B28" w:rsidR="00926EC7" w:rsidRPr="007B6557" w:rsidRDefault="00D466D1" w:rsidP="00926EC7">
          <w:pPr>
            <w:rPr>
              <w:sz w:val="24"/>
              <w:szCs w:val="24"/>
            </w:rPr>
          </w:pPr>
          <w:r w:rsidRPr="007B6557">
            <w:rPr>
              <w:noProof/>
              <w:sz w:val="24"/>
              <w:szCs w:val="24"/>
              <w:lang w:eastAsia="en-GB"/>
            </w:rPr>
            <mc:AlternateContent>
              <mc:Choice Requires="wps">
                <w:drawing>
                  <wp:anchor distT="0" distB="0" distL="114300" distR="114300" simplePos="0" relativeHeight="251787264" behindDoc="0" locked="0" layoutInCell="1" allowOverlap="1" wp14:anchorId="1BAC6DB6" wp14:editId="6B5356A5">
                    <wp:simplePos x="0" y="0"/>
                    <wp:positionH relativeFrom="column">
                      <wp:posOffset>1409700</wp:posOffset>
                    </wp:positionH>
                    <wp:positionV relativeFrom="paragraph">
                      <wp:posOffset>10795</wp:posOffset>
                    </wp:positionV>
                    <wp:extent cx="866775" cy="6667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866775" cy="6667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4FBACB2" w14:textId="77777777" w:rsidR="00E70AE3" w:rsidRDefault="00E70AE3" w:rsidP="00926EC7">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6DB6" id="Rectangle 258" o:spid="_x0000_s1082" style="position:absolute;margin-left:111pt;margin-top:.85pt;width:68.25pt;height:5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" fillcolor="white [3201]" strokecolor="#7fc0db [1940]" strokeweight="1.5pt">
                    <v:stroke endcap="round"/>
                    <v:textbox>
                      <w:txbxContent>
                        <w:p w14:paraId="34FBACB2" w14:textId="77777777" w:rsidR="00E70AE3" w:rsidRDefault="00E70AE3" w:rsidP="00926EC7">
                          <w:pPr>
                            <w:jc w:val="center"/>
                          </w:pPr>
                          <w:r>
                            <w:t>Ball Environment</w:t>
                          </w:r>
                        </w:p>
                      </w:txbxContent>
                    </v:textbox>
                  </v:rect>
                </w:pict>
              </mc:Fallback>
            </mc:AlternateContent>
          </w:r>
          <w:r w:rsidR="003D0702" w:rsidRPr="007B6557">
            <w:rPr>
              <w:noProof/>
              <w:sz w:val="24"/>
              <w:szCs w:val="24"/>
              <w:lang w:eastAsia="en-GB"/>
            </w:rPr>
            <mc:AlternateContent>
              <mc:Choice Requires="wps">
                <w:drawing>
                  <wp:anchor distT="0" distB="0" distL="114300" distR="114300" simplePos="0" relativeHeight="251788288" behindDoc="0" locked="0" layoutInCell="1" allowOverlap="1" wp14:anchorId="447080C0" wp14:editId="4A2E802F">
                    <wp:simplePos x="0" y="0"/>
                    <wp:positionH relativeFrom="margin">
                      <wp:posOffset>3048000</wp:posOffset>
                    </wp:positionH>
                    <wp:positionV relativeFrom="paragraph">
                      <wp:posOffset>106045</wp:posOffset>
                    </wp:positionV>
                    <wp:extent cx="962025" cy="476250"/>
                    <wp:effectExtent l="0" t="0" r="28575" b="19050"/>
                    <wp:wrapNone/>
                    <wp:docPr id="259" name="Rectangle 259"/>
                    <wp:cNvGraphicFramePr/>
                    <a:graphic xmlns:a="http://schemas.openxmlformats.org/drawingml/2006/main">
                      <a:graphicData uri="http://schemas.microsoft.com/office/word/2010/wordprocessingShape">
                        <wps:wsp>
                          <wps:cNvSpPr/>
                          <wps:spPr>
                            <a:xfrm>
                              <a:off x="0" y="0"/>
                              <a:ext cx="962025"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61CF0BF" w14:textId="77777777" w:rsidR="00E70AE3" w:rsidRDefault="00E70AE3" w:rsidP="00926EC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80C0" id="Rectangle 259" o:spid="_x0000_s1083" style="position:absolute;margin-left:240pt;margin-top:8.35pt;width:75.75pt;height:3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" fillcolor="white [3201]" strokecolor="#7fc0db [1940]" strokeweight="1.5pt">
                    <v:stroke endcap="round"/>
                    <v:textbox>
                      <w:txbxContent>
                        <w:p w14:paraId="361CF0BF" w14:textId="77777777" w:rsidR="00E70AE3" w:rsidRDefault="00E70AE3" w:rsidP="00926EC7">
                          <w:pPr>
                            <w:jc w:val="center"/>
                          </w:pPr>
                          <w:r>
                            <w:t>Physics Object</w:t>
                          </w:r>
                        </w:p>
                      </w:txbxContent>
                    </v:textbox>
                    <w10:wrap anchorx="margin"/>
                  </v:rect>
                </w:pict>
              </mc:Fallback>
            </mc:AlternateContent>
          </w:r>
        </w:p>
        <w:p w14:paraId="2A16FA16" w14:textId="12A7826A"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90336" behindDoc="0" locked="0" layoutInCell="1" allowOverlap="1" wp14:anchorId="30D54B1A" wp14:editId="1B10BCCF">
                    <wp:simplePos x="0" y="0"/>
                    <wp:positionH relativeFrom="column">
                      <wp:posOffset>3533775</wp:posOffset>
                    </wp:positionH>
                    <wp:positionV relativeFrom="paragraph">
                      <wp:posOffset>215900</wp:posOffset>
                    </wp:positionV>
                    <wp:extent cx="9525" cy="26670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5AF1" id="Straight Connector 26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17pt" to="27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QJvAEAAMkDAAAOAAAAZHJzL2Uyb0RvYy54bWysU8GOEzEMvSPxD1HudKaVtsC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" strokecolor="#3494ba [3204]" strokeweight="1pt">
                    <v:stroke endcap="round"/>
                  </v:line>
                </w:pict>
              </mc:Fallback>
            </mc:AlternateContent>
          </w:r>
        </w:p>
        <w:p w14:paraId="4E84DB5C" w14:textId="409750E1" w:rsidR="00926EC7" w:rsidRPr="007B6557" w:rsidRDefault="0086602A" w:rsidP="00926EC7">
          <w:pPr>
            <w:rPr>
              <w:sz w:val="24"/>
              <w:szCs w:val="24"/>
            </w:rPr>
          </w:pPr>
          <w:r w:rsidRPr="007B6557">
            <w:rPr>
              <w:noProof/>
              <w:sz w:val="24"/>
              <w:szCs w:val="24"/>
              <w:lang w:eastAsia="en-GB"/>
            </w:rPr>
            <mc:AlternateContent>
              <mc:Choice Requires="wps">
                <w:drawing>
                  <wp:anchor distT="0" distB="0" distL="114300" distR="114300" simplePos="0" relativeHeight="251789312" behindDoc="0" locked="0" layoutInCell="1" allowOverlap="1" wp14:anchorId="6F8E8E19" wp14:editId="2B55CD4D">
                    <wp:simplePos x="0" y="0"/>
                    <wp:positionH relativeFrom="margin">
                      <wp:posOffset>3209925</wp:posOffset>
                    </wp:positionH>
                    <wp:positionV relativeFrom="paragraph">
                      <wp:posOffset>122555</wp:posOffset>
                    </wp:positionV>
                    <wp:extent cx="66675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F4C9F30" w14:textId="77777777" w:rsidR="00E70AE3" w:rsidRDefault="00E70AE3" w:rsidP="00926EC7">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E8E19" id="Rectangle 260" o:spid="_x0000_s1084" style="position:absolute;margin-left:252.75pt;margin-top:9.65pt;width:52.5pt;height:27.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" fillcolor="white [3201]" strokecolor="#7fc0db [1940]" strokeweight="1.5pt">
                    <v:stroke endcap="round"/>
                    <v:textbox>
                      <w:txbxContent>
                        <w:p w14:paraId="0F4C9F30" w14:textId="77777777" w:rsidR="00E70AE3" w:rsidRDefault="00E70AE3" w:rsidP="00926EC7">
                          <w:pPr>
                            <w:jc w:val="center"/>
                          </w:pPr>
                          <w:r>
                            <w:t>Ball</w:t>
                          </w:r>
                        </w:p>
                      </w:txbxContent>
                    </v:textbox>
                    <w10:wrap anchorx="margin"/>
                  </v:rect>
                </w:pict>
              </mc:Fallback>
            </mc:AlternateContent>
          </w:r>
        </w:p>
        <w:p w14:paraId="03618FB1" w14:textId="2D5B001C" w:rsidR="00216976" w:rsidRPr="007B6557" w:rsidRDefault="0061232C" w:rsidP="00553566">
          <w:pPr>
            <w:rPr>
              <w:sz w:val="24"/>
              <w:szCs w:val="24"/>
            </w:rPr>
          </w:pPr>
          <w:r w:rsidRPr="007B6557">
            <w:rPr>
              <w:noProof/>
              <w:sz w:val="24"/>
              <w:szCs w:val="24"/>
              <w:lang w:eastAsia="en-GB"/>
            </w:rPr>
            <mc:AlternateContent>
              <mc:Choice Requires="wps">
                <w:drawing>
                  <wp:anchor distT="0" distB="0" distL="114300" distR="114300" simplePos="0" relativeHeight="251804672" behindDoc="0" locked="0" layoutInCell="1" allowOverlap="1" wp14:anchorId="7B56C74A" wp14:editId="6D025F96">
                    <wp:simplePos x="0" y="0"/>
                    <wp:positionH relativeFrom="column">
                      <wp:posOffset>3590926</wp:posOffset>
                    </wp:positionH>
                    <wp:positionV relativeFrom="paragraph">
                      <wp:posOffset>186055</wp:posOffset>
                    </wp:positionV>
                    <wp:extent cx="361950" cy="314325"/>
                    <wp:effectExtent l="0" t="0" r="19050" b="28575"/>
                    <wp:wrapNone/>
                    <wp:docPr id="271" name="Straight Connector 271"/>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AB36E" id="Straight Connector 27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Dw3/tq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801600" behindDoc="0" locked="0" layoutInCell="1" allowOverlap="1" wp14:anchorId="2EB26774" wp14:editId="4BF2F15A">
                    <wp:simplePos x="0" y="0"/>
                    <wp:positionH relativeFrom="column">
                      <wp:posOffset>3086099</wp:posOffset>
                    </wp:positionH>
                    <wp:positionV relativeFrom="paragraph">
                      <wp:posOffset>176529</wp:posOffset>
                    </wp:positionV>
                    <wp:extent cx="428625" cy="3143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AAACF" id="Straight Connector 269"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Dfo6lU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50D21FF7" w14:textId="71585769" w:rsidR="00216976" w:rsidRPr="007B6557" w:rsidRDefault="00D466D1" w:rsidP="00553566">
          <w:pPr>
            <w:rPr>
              <w:sz w:val="24"/>
              <w:szCs w:val="24"/>
            </w:rPr>
          </w:pPr>
          <w:r w:rsidRPr="007B6557">
            <w:rPr>
              <w:noProof/>
              <w:sz w:val="24"/>
              <w:szCs w:val="24"/>
              <w:lang w:eastAsia="en-GB"/>
            </w:rPr>
            <mc:AlternateContent>
              <mc:Choice Requires="wps">
                <w:drawing>
                  <wp:anchor distT="0" distB="0" distL="114300" distR="114300" simplePos="0" relativeHeight="251799552" behindDoc="0" locked="0" layoutInCell="1" allowOverlap="1" wp14:anchorId="7A4720FD" wp14:editId="6A0C5868">
                    <wp:simplePos x="0" y="0"/>
                    <wp:positionH relativeFrom="margin">
                      <wp:posOffset>2771775</wp:posOffset>
                    </wp:positionH>
                    <wp:positionV relativeFrom="paragraph">
                      <wp:posOffset>186690</wp:posOffset>
                    </wp:positionV>
                    <wp:extent cx="742950" cy="447675"/>
                    <wp:effectExtent l="0" t="0" r="19050" b="28575"/>
                    <wp:wrapNone/>
                    <wp:docPr id="268" name="Rectangle 268"/>
                    <wp:cNvGraphicFramePr/>
                    <a:graphic xmlns:a="http://schemas.openxmlformats.org/drawingml/2006/main">
                      <a:graphicData uri="http://schemas.microsoft.com/office/word/2010/wordprocessingShape">
                        <wps:wsp>
                          <wps:cNvSpPr/>
                          <wps:spPr>
                            <a:xfrm>
                              <a:off x="0" y="0"/>
                              <a:ext cx="742950"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118B4C5" w14:textId="161523BD" w:rsidR="00E70AE3" w:rsidRDefault="00E70AE3" w:rsidP="0061232C">
                                <w:pPr>
                                  <w:jc w:val="center"/>
                                </w:pPr>
                                <w:r>
                                  <w:t>Draw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20FD" id="Rectangle 268" o:spid="_x0000_s1085" style="position:absolute;margin-left:218.25pt;margin-top:14.7pt;width:58.5pt;height:35.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" fillcolor="white [3201]" strokecolor="#7fc0db [1940]" strokeweight="1.5pt">
                    <v:stroke endcap="round"/>
                    <v:textbox>
                      <w:txbxContent>
                        <w:p w14:paraId="1118B4C5" w14:textId="161523BD" w:rsidR="00E70AE3" w:rsidRDefault="00E70AE3" w:rsidP="0061232C">
                          <w:pPr>
                            <w:jc w:val="center"/>
                          </w:pPr>
                          <w:r>
                            <w:t>Draw Ball</w:t>
                          </w:r>
                        </w:p>
                      </w:txbxContent>
                    </v:textbox>
                    <w10:wrap anchorx="margin"/>
                  </v:rect>
                </w:pict>
              </mc:Fallback>
            </mc:AlternateContent>
          </w:r>
          <w:r w:rsidR="0061232C" w:rsidRPr="007B6557">
            <w:rPr>
              <w:noProof/>
              <w:sz w:val="24"/>
              <w:szCs w:val="24"/>
              <w:lang w:eastAsia="en-GB"/>
            </w:rPr>
            <mc:AlternateContent>
              <mc:Choice Requires="wps">
                <w:drawing>
                  <wp:anchor distT="0" distB="0" distL="114300" distR="114300" simplePos="0" relativeHeight="251803648" behindDoc="0" locked="0" layoutInCell="1" allowOverlap="1" wp14:anchorId="72389FF6" wp14:editId="651E5DA4">
                    <wp:simplePos x="0" y="0"/>
                    <wp:positionH relativeFrom="margin">
                      <wp:posOffset>3648075</wp:posOffset>
                    </wp:positionH>
                    <wp:positionV relativeFrom="paragraph">
                      <wp:posOffset>194945</wp:posOffset>
                    </wp:positionV>
                    <wp:extent cx="742950" cy="5524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579EA5F" w14:textId="54492B76" w:rsidR="00E70AE3" w:rsidRDefault="00E70AE3" w:rsidP="0061232C">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9FF6" id="Rectangle 270" o:spid="_x0000_s1086" style="position:absolute;margin-left:287.25pt;margin-top:15.35pt;width:58.5pt;height:43.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" fillcolor="white [3201]" strokecolor="#7fc0db [1940]" strokeweight="1.5pt">
                    <v:stroke endcap="round"/>
                    <v:textbox>
                      <w:txbxContent>
                        <w:p w14:paraId="1579EA5F" w14:textId="54492B76" w:rsidR="00E70AE3" w:rsidRDefault="00E70AE3" w:rsidP="0061232C">
                          <w:pPr>
                            <w:jc w:val="center"/>
                          </w:pPr>
                          <w:r>
                            <w:t>Update Position</w:t>
                          </w:r>
                        </w:p>
                      </w:txbxContent>
                    </v:textbox>
                    <w10:wrap anchorx="margin"/>
                  </v:rect>
                </w:pict>
              </mc:Fallback>
            </mc:AlternateContent>
          </w:r>
        </w:p>
        <w:p w14:paraId="0CAECB73" w14:textId="3B4FB345" w:rsidR="0061232C" w:rsidRPr="007B6557" w:rsidRDefault="0061232C" w:rsidP="00553566">
          <w:pPr>
            <w:rPr>
              <w:sz w:val="24"/>
              <w:szCs w:val="24"/>
            </w:rPr>
          </w:pPr>
        </w:p>
        <w:p w14:paraId="28BFC389" w14:textId="77777777" w:rsidR="0061232C" w:rsidRPr="007B6557" w:rsidRDefault="0061232C" w:rsidP="00553566">
          <w:pPr>
            <w:rPr>
              <w:sz w:val="24"/>
              <w:szCs w:val="24"/>
            </w:rPr>
          </w:pPr>
        </w:p>
        <w:p w14:paraId="364A6475" w14:textId="77777777" w:rsidR="0061232C" w:rsidRPr="007B6557" w:rsidRDefault="0061232C" w:rsidP="00553566">
          <w:pPr>
            <w:rPr>
              <w:sz w:val="24"/>
              <w:szCs w:val="24"/>
            </w:rPr>
          </w:pPr>
        </w:p>
        <w:p w14:paraId="6ABC6E64" w14:textId="47CB96DA" w:rsidR="00CF7709" w:rsidRDefault="008846C2" w:rsidP="00553566">
          <w:pPr>
            <w:rPr>
              <w:sz w:val="24"/>
              <w:szCs w:val="24"/>
            </w:rPr>
          </w:pPr>
          <w:r w:rsidRPr="007B6557">
            <w:rPr>
              <w:sz w:val="24"/>
              <w:szCs w:val="24"/>
            </w:rPr>
            <w:t>This is the structure of the</w:t>
          </w:r>
          <w:r w:rsidR="001031C2" w:rsidRPr="007B6557">
            <w:rPr>
              <w:sz w:val="24"/>
              <w:szCs w:val="24"/>
            </w:rPr>
            <w:t xml:space="preserve"> index</w:t>
          </w:r>
          <w:r w:rsidRPr="007B6557">
            <w:rPr>
              <w:sz w:val="24"/>
              <w:szCs w:val="24"/>
            </w:rPr>
            <w:t xml:space="preserve"> html page.</w:t>
          </w:r>
        </w:p>
        <w:p w14:paraId="4928C184" w14:textId="77777777" w:rsidR="00F829AC" w:rsidRDefault="00F829AC" w:rsidP="00553566">
          <w:pPr>
            <w:rPr>
              <w:sz w:val="24"/>
              <w:szCs w:val="24"/>
            </w:rPr>
          </w:pPr>
        </w:p>
        <w:p w14:paraId="3B94C3F6" w14:textId="77777777" w:rsidR="00F829AC" w:rsidRDefault="00F829AC" w:rsidP="00553566">
          <w:pPr>
            <w:rPr>
              <w:sz w:val="24"/>
              <w:szCs w:val="24"/>
            </w:rPr>
          </w:pPr>
        </w:p>
        <w:p w14:paraId="552E9A7E" w14:textId="77777777" w:rsidR="00F829AC" w:rsidRDefault="00F829AC" w:rsidP="00553566">
          <w:pPr>
            <w:rPr>
              <w:sz w:val="24"/>
              <w:szCs w:val="24"/>
            </w:rPr>
          </w:pPr>
        </w:p>
        <w:p w14:paraId="4B0A6508" w14:textId="77777777" w:rsidR="00F829AC" w:rsidRDefault="00F829AC" w:rsidP="00553566">
          <w:pPr>
            <w:rPr>
              <w:sz w:val="24"/>
              <w:szCs w:val="24"/>
            </w:rPr>
          </w:pPr>
        </w:p>
        <w:p w14:paraId="77E9C3B7" w14:textId="77777777" w:rsidR="00F829AC" w:rsidRDefault="00F829AC" w:rsidP="00553566">
          <w:pPr>
            <w:rPr>
              <w:sz w:val="24"/>
              <w:szCs w:val="24"/>
            </w:rPr>
          </w:pPr>
        </w:p>
        <w:p w14:paraId="5E062B8E" w14:textId="77777777" w:rsidR="00F829AC" w:rsidRPr="007B6557" w:rsidRDefault="00F829AC" w:rsidP="00553566">
          <w:pPr>
            <w:rPr>
              <w:sz w:val="24"/>
              <w:szCs w:val="24"/>
            </w:rPr>
          </w:pPr>
        </w:p>
        <w:p w14:paraId="49B6A89E" w14:textId="1B3121DF" w:rsidR="00B40FCF" w:rsidRPr="007B6557" w:rsidRDefault="00352077" w:rsidP="00553566">
          <w:pPr>
            <w:rPr>
              <w:sz w:val="24"/>
              <w:szCs w:val="24"/>
            </w:rPr>
          </w:pPr>
          <w:r w:rsidRPr="007B6557">
            <w:rPr>
              <w:noProof/>
              <w:sz w:val="24"/>
              <w:szCs w:val="24"/>
              <w:lang w:eastAsia="en-GB"/>
            </w:rPr>
            <w:lastRenderedPageBreak/>
            <mc:AlternateContent>
              <mc:Choice Requires="wps">
                <w:drawing>
                  <wp:anchor distT="0" distB="0" distL="114300" distR="114300" simplePos="0" relativeHeight="251743232" behindDoc="0" locked="0" layoutInCell="1" allowOverlap="1" wp14:anchorId="76C25E7D" wp14:editId="6FDA03D0">
                    <wp:simplePos x="0" y="0"/>
                    <wp:positionH relativeFrom="column">
                      <wp:posOffset>2590799</wp:posOffset>
                    </wp:positionH>
                    <wp:positionV relativeFrom="paragraph">
                      <wp:posOffset>161925</wp:posOffset>
                    </wp:positionV>
                    <wp:extent cx="847725" cy="36195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847725"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DC9ECAE" w14:textId="547B56B6" w:rsidR="00E70AE3" w:rsidRPr="00553566" w:rsidRDefault="00E70AE3" w:rsidP="00553566">
                                <w:pPr>
                                  <w:jc w:val="center"/>
                                  <w:rPr>
                                    <w:b/>
                                  </w:rPr>
                                </w:pPr>
                                <w:r w:rsidRPr="00553566">
                                  <w:rPr>
                                    <w:b/>
                                  </w:rPr>
                                  <w:t>Ecollision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25E7D" id="Rectangle 231" o:spid="_x0000_s1087" style="position:absolute;margin-left:204pt;margin-top:12.75pt;width:66.75pt;height:28.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" fillcolor="white [3201]" strokecolor="#7fc0db [1940]" strokeweight="1.5pt">
                    <v:stroke endcap="round"/>
                    <v:textbox>
                      <w:txbxContent>
                        <w:p w14:paraId="1DC9ECAE" w14:textId="547B56B6" w:rsidR="00E70AE3" w:rsidRPr="00553566" w:rsidRDefault="00E70AE3" w:rsidP="00553566">
                          <w:pPr>
                            <w:jc w:val="center"/>
                            <w:rPr>
                              <w:b/>
                            </w:rPr>
                          </w:pPr>
                          <w:r w:rsidRPr="00553566">
                            <w:rPr>
                              <w:b/>
                            </w:rPr>
                            <w:t>Ecollision</w:t>
                          </w:r>
                        </w:p>
                      </w:txbxContent>
                    </v:textbox>
                  </v:rect>
                </w:pict>
              </mc:Fallback>
            </mc:AlternateContent>
          </w:r>
        </w:p>
        <w:p w14:paraId="5DA787FB" w14:textId="48B108BD"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5760" behindDoc="0" locked="0" layoutInCell="1" allowOverlap="1" wp14:anchorId="117534C0" wp14:editId="5FAB9F52">
                    <wp:simplePos x="0" y="0"/>
                    <wp:positionH relativeFrom="column">
                      <wp:posOffset>2981325</wp:posOffset>
                    </wp:positionH>
                    <wp:positionV relativeFrom="paragraph">
                      <wp:posOffset>193675</wp:posOffset>
                    </wp:positionV>
                    <wp:extent cx="0" cy="114300"/>
                    <wp:effectExtent l="0" t="0" r="19050" b="19050"/>
                    <wp:wrapNone/>
                    <wp:docPr id="246" name="Straight Connector 24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851E99" id="Straight Connector 246"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75pt,15.25pt" to="234.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0sCuQEAAMYDAAAOAAAAZHJzL2Uyb0RvYy54bWysU8tu2zAQvBfIPxC8x5LcIC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47328" behindDoc="0" locked="0" layoutInCell="1" allowOverlap="1" wp14:anchorId="62268E49" wp14:editId="4AA9226F">
                    <wp:simplePos x="0" y="0"/>
                    <wp:positionH relativeFrom="column">
                      <wp:posOffset>2590800</wp:posOffset>
                    </wp:positionH>
                    <wp:positionV relativeFrom="paragraph">
                      <wp:posOffset>309245</wp:posOffset>
                    </wp:positionV>
                    <wp:extent cx="771525" cy="3524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7715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8C06A9A" w14:textId="6A4CF781" w:rsidR="00E70AE3" w:rsidRDefault="00E70AE3" w:rsidP="00553566">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8E49" id="Rectangle 233" o:spid="_x0000_s1088" style="position:absolute;margin-left:204pt;margin-top:24.35pt;width:60.75pt;height:2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" fillcolor="white [3201]" strokecolor="#7fc0db [1940]" strokeweight="1.5pt">
                    <v:stroke endcap="round"/>
                    <v:textbox>
                      <w:txbxContent>
                        <w:p w14:paraId="68C06A9A" w14:textId="6A4CF781" w:rsidR="00E70AE3" w:rsidRDefault="00E70AE3" w:rsidP="00553566">
                          <w:pPr>
                            <w:jc w:val="center"/>
                          </w:pPr>
                          <w:r>
                            <w:t>Main page</w:t>
                          </w:r>
                        </w:p>
                      </w:txbxContent>
                    </v:textbox>
                  </v:rect>
                </w:pict>
              </mc:Fallback>
            </mc:AlternateContent>
          </w:r>
        </w:p>
        <w:p w14:paraId="7F187F66" w14:textId="27018E78"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66784" behindDoc="0" locked="0" layoutInCell="1" allowOverlap="1" wp14:anchorId="01C36093" wp14:editId="72EF82AC">
                    <wp:simplePos x="0" y="0"/>
                    <wp:positionH relativeFrom="column">
                      <wp:posOffset>2981325</wp:posOffset>
                    </wp:positionH>
                    <wp:positionV relativeFrom="paragraph">
                      <wp:posOffset>326390</wp:posOffset>
                    </wp:positionV>
                    <wp:extent cx="0" cy="9525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A2402" id="Straight Connector 24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34.75pt,25.7pt" to="234.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" strokecolor="#3494ba [3204]" strokeweight="1pt">
                    <v:stroke endcap="round"/>
                  </v:line>
                </w:pict>
              </mc:Fallback>
            </mc:AlternateContent>
          </w:r>
        </w:p>
        <w:p w14:paraId="76491EE6" w14:textId="106A9D72"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45280" behindDoc="0" locked="0" layoutInCell="1" allowOverlap="1" wp14:anchorId="2C7E441F" wp14:editId="252C4436">
                    <wp:simplePos x="0" y="0"/>
                    <wp:positionH relativeFrom="column">
                      <wp:posOffset>2647950</wp:posOffset>
                    </wp:positionH>
                    <wp:positionV relativeFrom="paragraph">
                      <wp:posOffset>79375</wp:posOffset>
                    </wp:positionV>
                    <wp:extent cx="685800" cy="533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685800" cy="5334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4247BA7" w14:textId="40C084A4" w:rsidR="00E70AE3" w:rsidRDefault="00E70AE3" w:rsidP="00553566">
                                <w:pPr>
                                  <w:jc w:val="center"/>
                                </w:pPr>
                                <w:r>
                                  <w:t>HTML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441F" id="Rectangle 232" o:spid="_x0000_s1089" style="position:absolute;margin-left:208.5pt;margin-top:6.25pt;width:54pt;height: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" fillcolor="white [3201]" strokecolor="#7fc0db [1940]" strokeweight="1.5pt">
                    <v:stroke endcap="round"/>
                    <v:textbox>
                      <w:txbxContent>
                        <w:p w14:paraId="64247BA7" w14:textId="40C084A4" w:rsidR="00E70AE3" w:rsidRDefault="00E70AE3" w:rsidP="00553566">
                          <w:pPr>
                            <w:jc w:val="center"/>
                          </w:pPr>
                          <w:r>
                            <w:t>HTML Widgets</w:t>
                          </w:r>
                        </w:p>
                      </w:txbxContent>
                    </v:textbox>
                  </v:rect>
                </w:pict>
              </mc:Fallback>
            </mc:AlternateContent>
          </w:r>
        </w:p>
        <w:p w14:paraId="6E334D45" w14:textId="25C0005B"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0640" behindDoc="0" locked="0" layoutInCell="1" allowOverlap="1" wp14:anchorId="15A3C27E" wp14:editId="69C01D42">
                    <wp:simplePos x="0" y="0"/>
                    <wp:positionH relativeFrom="column">
                      <wp:posOffset>3171825</wp:posOffset>
                    </wp:positionH>
                    <wp:positionV relativeFrom="paragraph">
                      <wp:posOffset>276860</wp:posOffset>
                    </wp:positionV>
                    <wp:extent cx="1181100" cy="3048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H="1" flipV="1">
                              <a:off x="0" y="0"/>
                              <a:ext cx="11811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C8735" id="Straight Connector 241" o:spid="_x0000_s1026" style="position:absolute;flip:x y;z-index:251760640;visibility:visible;mso-wrap-style:square;mso-wrap-distance-left:9pt;mso-wrap-distance-top:0;mso-wrap-distance-right:9pt;mso-wrap-distance-bottom:0;mso-position-horizontal:absolute;mso-position-horizontal-relative:text;mso-position-vertical:absolute;mso-position-vertical-relative:text" from="249.75pt,21.8pt" to="342.7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59616" behindDoc="0" locked="0" layoutInCell="1" allowOverlap="1" wp14:anchorId="13E6B8D1" wp14:editId="5A3EAE55">
                    <wp:simplePos x="0" y="0"/>
                    <wp:positionH relativeFrom="column">
                      <wp:posOffset>2124075</wp:posOffset>
                    </wp:positionH>
                    <wp:positionV relativeFrom="paragraph">
                      <wp:posOffset>278765</wp:posOffset>
                    </wp:positionV>
                    <wp:extent cx="742950" cy="314325"/>
                    <wp:effectExtent l="0" t="0" r="19050" b="28575"/>
                    <wp:wrapNone/>
                    <wp:docPr id="240" name="Straight Connector 240"/>
                    <wp:cNvGraphicFramePr/>
                    <a:graphic xmlns:a="http://schemas.openxmlformats.org/drawingml/2006/main">
                      <a:graphicData uri="http://schemas.microsoft.com/office/word/2010/wordprocessingShape">
                        <wps:wsp>
                          <wps:cNvCnPr/>
                          <wps:spPr>
                            <a:xfrm flipV="1">
                              <a:off x="0" y="0"/>
                              <a:ext cx="742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D0643" id="Straight Connector 240"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167.25pt,21.95pt" to="225.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" strokecolor="#3494ba [3204]" strokeweight="1pt">
                    <v:stroke endcap="round"/>
                  </v:line>
                </w:pict>
              </mc:Fallback>
            </mc:AlternateContent>
          </w:r>
          <w:r w:rsidR="00373537" w:rsidRPr="007B6557">
            <w:rPr>
              <w:noProof/>
              <w:sz w:val="24"/>
              <w:szCs w:val="24"/>
              <w:lang w:eastAsia="en-GB"/>
            </w:rPr>
            <mc:AlternateContent>
              <mc:Choice Requires="wps">
                <w:drawing>
                  <wp:anchor distT="0" distB="0" distL="114300" distR="114300" simplePos="0" relativeHeight="251762688" behindDoc="0" locked="0" layoutInCell="1" allowOverlap="1" wp14:anchorId="7C667E1A" wp14:editId="61D2E046">
                    <wp:simplePos x="0" y="0"/>
                    <wp:positionH relativeFrom="column">
                      <wp:posOffset>2990850</wp:posOffset>
                    </wp:positionH>
                    <wp:positionV relativeFrom="paragraph">
                      <wp:posOffset>257810</wp:posOffset>
                    </wp:positionV>
                    <wp:extent cx="0" cy="4191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88133" id="Straight Connector 24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0.3pt" to="23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8592" behindDoc="0" locked="0" layoutInCell="1" allowOverlap="1" wp14:anchorId="72514987" wp14:editId="2E418B3C">
                    <wp:simplePos x="0" y="0"/>
                    <wp:positionH relativeFrom="column">
                      <wp:posOffset>581025</wp:posOffset>
                    </wp:positionH>
                    <wp:positionV relativeFrom="paragraph">
                      <wp:posOffset>99694</wp:posOffset>
                    </wp:positionV>
                    <wp:extent cx="2066925" cy="533400"/>
                    <wp:effectExtent l="0" t="0" r="28575" b="19050"/>
                    <wp:wrapNone/>
                    <wp:docPr id="239" name="Straight Connector 239"/>
                    <wp:cNvGraphicFramePr/>
                    <a:graphic xmlns:a="http://schemas.openxmlformats.org/drawingml/2006/main">
                      <a:graphicData uri="http://schemas.microsoft.com/office/word/2010/wordprocessingShape">
                        <wps:wsp>
                          <wps:cNvCnPr/>
                          <wps:spPr>
                            <a:xfrm flipV="1">
                              <a:off x="0" y="0"/>
                              <a:ext cx="206692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123BA" id="Straight Connector 239"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7.85pt" to="208.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3472" behindDoc="0" locked="0" layoutInCell="1" allowOverlap="1" wp14:anchorId="1DFABE2F" wp14:editId="415EAA1F">
                    <wp:simplePos x="0" y="0"/>
                    <wp:positionH relativeFrom="column">
                      <wp:posOffset>5019675</wp:posOffset>
                    </wp:positionH>
                    <wp:positionV relativeFrom="paragraph">
                      <wp:posOffset>716915</wp:posOffset>
                    </wp:positionV>
                    <wp:extent cx="695325" cy="3810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6953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0C222D" w14:textId="39E4547B" w:rsidR="00E70AE3" w:rsidRDefault="00E70AE3" w:rsidP="00553566">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ABE2F" id="Rectangle 236" o:spid="_x0000_s1090" style="position:absolute;margin-left:395.25pt;margin-top:56.45pt;width:54.75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" fillcolor="white [3201]" strokecolor="#7fc0db [1940]" strokeweight="1.5pt">
                    <v:stroke endcap="round"/>
                    <v:textbox>
                      <w:txbxContent>
                        <w:p w14:paraId="320C222D" w14:textId="39E4547B" w:rsidR="00E70AE3" w:rsidRDefault="00E70AE3" w:rsidP="00553566">
                          <w:pPr>
                            <w:jc w:val="center"/>
                          </w:pPr>
                          <w:r>
                            <w:t>Graph</w:t>
                          </w:r>
                        </w:p>
                      </w:txbxContent>
                    </v:textbox>
                  </v:rect>
                </w:pict>
              </mc:Fallback>
            </mc:AlternateContent>
          </w:r>
          <w:r w:rsidR="00261A9F" w:rsidRPr="007B6557">
            <w:rPr>
              <w:noProof/>
              <w:sz w:val="24"/>
              <w:szCs w:val="24"/>
              <w:lang w:eastAsia="en-GB"/>
            </w:rPr>
            <mc:AlternateContent>
              <mc:Choice Requires="wps">
                <w:drawing>
                  <wp:anchor distT="0" distB="0" distL="114300" distR="114300" simplePos="0" relativeHeight="251761664" behindDoc="0" locked="0" layoutInCell="1" allowOverlap="1" wp14:anchorId="508F6F73" wp14:editId="1987F417">
                    <wp:simplePos x="0" y="0"/>
                    <wp:positionH relativeFrom="column">
                      <wp:posOffset>3333750</wp:posOffset>
                    </wp:positionH>
                    <wp:positionV relativeFrom="paragraph">
                      <wp:posOffset>107315</wp:posOffset>
                    </wp:positionV>
                    <wp:extent cx="2085975" cy="600075"/>
                    <wp:effectExtent l="0" t="0" r="28575" b="28575"/>
                    <wp:wrapNone/>
                    <wp:docPr id="242" name="Straight Connector 242"/>
                    <wp:cNvGraphicFramePr/>
                    <a:graphic xmlns:a="http://schemas.openxmlformats.org/drawingml/2006/main">
                      <a:graphicData uri="http://schemas.microsoft.com/office/word/2010/wordprocessingShape">
                        <wps:wsp>
                          <wps:cNvCnPr/>
                          <wps:spPr>
                            <a:xfrm flipH="1" flipV="1">
                              <a:off x="0" y="0"/>
                              <a:ext cx="208597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F502B" id="Straight Connector 24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62.5pt,8.45pt" to="426.7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" strokecolor="#3494ba [3204]" strokeweight="1pt">
                    <v:stroke endcap="round"/>
                  </v:line>
                </w:pict>
              </mc:Fallback>
            </mc:AlternateContent>
          </w:r>
        </w:p>
        <w:p w14:paraId="2E7CFD20" w14:textId="0E2464FB" w:rsidR="00C0312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5520" behindDoc="0" locked="0" layoutInCell="1" allowOverlap="1" wp14:anchorId="4920B1CF" wp14:editId="34A9F0A9">
                    <wp:simplePos x="0" y="0"/>
                    <wp:positionH relativeFrom="column">
                      <wp:posOffset>3838575</wp:posOffset>
                    </wp:positionH>
                    <wp:positionV relativeFrom="paragraph">
                      <wp:posOffset>256540</wp:posOffset>
                    </wp:positionV>
                    <wp:extent cx="800100" cy="5429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800100"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F9166E5" w14:textId="6D9C808F" w:rsidR="00E70AE3" w:rsidRDefault="00E70AE3" w:rsidP="00553566">
                                <w:pPr>
                                  <w:jc w:val="center"/>
                                </w:pPr>
                                <w:r>
                                  <w:t>Simulation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B1CF" id="Rectangle 237" o:spid="_x0000_s1091" style="position:absolute;margin-left:302.25pt;margin-top:20.2pt;width:63pt;height:4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" fillcolor="white [3201]" strokecolor="#7fc0db [1940]" strokeweight="1.5pt">
                    <v:stroke endcap="round"/>
                    <v:textbox>
                      <w:txbxContent>
                        <w:p w14:paraId="1F9166E5" w14:textId="6D9C808F" w:rsidR="00E70AE3" w:rsidRDefault="00E70AE3" w:rsidP="00553566">
                          <w:pPr>
                            <w:jc w:val="center"/>
                          </w:pPr>
                          <w:r>
                            <w:t>Simulation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51424" behindDoc="0" locked="0" layoutInCell="1" allowOverlap="1" wp14:anchorId="1BDC7ADA" wp14:editId="2542A8B5">
                    <wp:simplePos x="0" y="0"/>
                    <wp:positionH relativeFrom="column">
                      <wp:posOffset>1504950</wp:posOffset>
                    </wp:positionH>
                    <wp:positionV relativeFrom="paragraph">
                      <wp:posOffset>252095</wp:posOffset>
                    </wp:positionV>
                    <wp:extent cx="695325" cy="54292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21C39A2" w14:textId="3BC93BE9" w:rsidR="00E70AE3" w:rsidRDefault="00E70AE3" w:rsidP="00553566">
                                <w:pPr>
                                  <w:jc w:val="center"/>
                                </w:pPr>
                                <w:r>
                                  <w:t>Debug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C7ADA" id="Rectangle 235" o:spid="_x0000_s1092" style="position:absolute;margin-left:118.5pt;margin-top:19.85pt;width:54.75pt;height:4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" fillcolor="white [3201]" strokecolor="#7fc0db [1940]" strokeweight="1.5pt">
                    <v:stroke endcap="round"/>
                    <v:textbox>
                      <w:txbxContent>
                        <w:p w14:paraId="521C39A2" w14:textId="3BC93BE9" w:rsidR="00E70AE3" w:rsidRDefault="00E70AE3" w:rsidP="00553566">
                          <w:pPr>
                            <w:jc w:val="center"/>
                          </w:pPr>
                          <w:r>
                            <w:t>Debug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9376" behindDoc="0" locked="0" layoutInCell="1" allowOverlap="1" wp14:anchorId="300B3802" wp14:editId="397E3A47">
                    <wp:simplePos x="0" y="0"/>
                    <wp:positionH relativeFrom="column">
                      <wp:posOffset>276225</wp:posOffset>
                    </wp:positionH>
                    <wp:positionV relativeFrom="paragraph">
                      <wp:posOffset>304165</wp:posOffset>
                    </wp:positionV>
                    <wp:extent cx="695325" cy="5429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9DD47EB" w14:textId="0A933201" w:rsidR="00E70AE3" w:rsidRDefault="00E70AE3" w:rsidP="00553566">
                                <w:pPr>
                                  <w:jc w:val="center"/>
                                </w:pPr>
                                <w:r>
                                  <w:t>Ball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B3802" id="Rectangle 234" o:spid="_x0000_s1093" style="position:absolute;margin-left:21.75pt;margin-top:23.95pt;width:54.75pt;height:4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" fillcolor="white [3201]" strokecolor="#7fc0db [1940]" strokeweight="1.5pt">
                    <v:stroke endcap="round"/>
                    <v:textbox>
                      <w:txbxContent>
                        <w:p w14:paraId="79DD47EB" w14:textId="0A933201" w:rsidR="00E70AE3" w:rsidRDefault="00E70AE3" w:rsidP="00553566">
                          <w:pPr>
                            <w:jc w:val="center"/>
                          </w:pPr>
                          <w:r>
                            <w:t>Ball controls</w:t>
                          </w:r>
                        </w:p>
                      </w:txbxContent>
                    </v:textbox>
                  </v:rect>
                </w:pict>
              </mc:Fallback>
            </mc:AlternateContent>
          </w:r>
        </w:p>
        <w:p w14:paraId="0C07925D" w14:textId="054B5436" w:rsidR="00C0312F" w:rsidRPr="007B6557" w:rsidRDefault="00373537" w:rsidP="00553566">
          <w:pPr>
            <w:rPr>
              <w:sz w:val="24"/>
              <w:szCs w:val="24"/>
            </w:rPr>
          </w:pPr>
          <w:r w:rsidRPr="007B6557">
            <w:rPr>
              <w:noProof/>
              <w:sz w:val="24"/>
              <w:szCs w:val="24"/>
              <w:lang w:eastAsia="en-GB"/>
            </w:rPr>
            <mc:AlternateContent>
              <mc:Choice Requires="wps">
                <w:drawing>
                  <wp:anchor distT="0" distB="0" distL="114300" distR="114300" simplePos="0" relativeHeight="251757568" behindDoc="0" locked="0" layoutInCell="1" allowOverlap="1" wp14:anchorId="6894BFF3" wp14:editId="1A1FAE78">
                    <wp:simplePos x="0" y="0"/>
                    <wp:positionH relativeFrom="margin">
                      <wp:posOffset>2562225</wp:posOffset>
                    </wp:positionH>
                    <wp:positionV relativeFrom="paragraph">
                      <wp:posOffset>19685</wp:posOffset>
                    </wp:positionV>
                    <wp:extent cx="876300" cy="36195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8763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515CBF5" w14:textId="10905C45" w:rsidR="00E70AE3" w:rsidRDefault="00E70AE3" w:rsidP="00553566">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4BFF3" id="Rectangle 238" o:spid="_x0000_s1094" style="position:absolute;margin-left:201.75pt;margin-top:1.55pt;width:69pt;height:2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" fillcolor="white [3201]" strokecolor="#7fc0db [1940]" strokeweight="1.5pt">
                    <v:stroke endcap="round"/>
                    <v:textbox>
                      <w:txbxContent>
                        <w:p w14:paraId="5515CBF5" w14:textId="10905C45" w:rsidR="00E70AE3" w:rsidRDefault="00E70AE3" w:rsidP="00553566">
                          <w:pPr>
                            <w:jc w:val="center"/>
                          </w:pPr>
                          <w:r>
                            <w:t>*Simulation</w:t>
                          </w:r>
                        </w:p>
                      </w:txbxContent>
                    </v:textbox>
                    <w10:wrap anchorx="margin"/>
                  </v:rect>
                </w:pict>
              </mc:Fallback>
            </mc:AlternateContent>
          </w:r>
        </w:p>
        <w:p w14:paraId="1986B62E" w14:textId="03327172" w:rsidR="00C0312F" w:rsidRDefault="00C0312F" w:rsidP="00553566"/>
        <w:p w14:paraId="484B47A2" w14:textId="77777777" w:rsidR="00CF7709" w:rsidRDefault="00CF7709" w:rsidP="00553566"/>
        <w:p w14:paraId="412849AD" w14:textId="77777777" w:rsidR="00B40FCF" w:rsidRPr="00553566" w:rsidRDefault="00B40FCF" w:rsidP="00553566"/>
        <w:p w14:paraId="1F26EC07" w14:textId="205F0AE1" w:rsidR="007B6557" w:rsidRDefault="001F5CB1" w:rsidP="007B6557">
          <w:pPr>
            <w:pStyle w:val="Heading2"/>
          </w:pPr>
          <w:bookmarkStart w:id="29" w:name="_Toc413235341"/>
          <w:r>
            <w:t>OO</w:t>
          </w:r>
          <w:r w:rsidRPr="007A6E71">
            <w:t xml:space="preserve"> Model</w:t>
          </w:r>
          <w:bookmarkEnd w:id="29"/>
        </w:p>
        <w:p w14:paraId="306B4B33" w14:textId="77777777" w:rsidR="007B6557" w:rsidRDefault="007B6557" w:rsidP="007B6557">
          <w:r>
            <w:rPr>
              <w:noProof/>
              <w:lang w:eastAsia="en-GB"/>
            </w:rPr>
            <mc:AlternateContent>
              <mc:Choice Requires="wps">
                <w:drawing>
                  <wp:anchor distT="0" distB="0" distL="114300" distR="114300" simplePos="0" relativeHeight="251808768" behindDoc="0" locked="0" layoutInCell="1" allowOverlap="1" wp14:anchorId="1BCD8BE3" wp14:editId="377C5117">
                    <wp:simplePos x="0" y="0"/>
                    <wp:positionH relativeFrom="column">
                      <wp:posOffset>2333625</wp:posOffset>
                    </wp:positionH>
                    <wp:positionV relativeFrom="paragraph">
                      <wp:posOffset>160656</wp:posOffset>
                    </wp:positionV>
                    <wp:extent cx="685800" cy="3619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77E9E0D" w14:textId="77777777" w:rsidR="00E70AE3" w:rsidRPr="00553566" w:rsidRDefault="00E70AE3" w:rsidP="007B655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8BE3" id="Rectangle 267" o:spid="_x0000_s1095" style="position:absolute;margin-left:183.75pt;margin-top:12.65pt;width:54pt;height: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" fillcolor="white [3201]" strokecolor="#7fc0db [1940]" strokeweight="1.5pt">
                    <v:stroke endcap="round"/>
                    <v:textbox>
                      <w:txbxContent>
                        <w:p w14:paraId="177E9E0D" w14:textId="77777777" w:rsidR="00E70AE3" w:rsidRPr="00553566" w:rsidRDefault="00E70AE3" w:rsidP="007B6557">
                          <w:pPr>
                            <w:jc w:val="center"/>
                            <w:rPr>
                              <w:b/>
                            </w:rPr>
                          </w:pPr>
                          <w:r w:rsidRPr="00553566">
                            <w:rPr>
                              <w:b/>
                            </w:rPr>
                            <w:t>Physics</w:t>
                          </w:r>
                        </w:p>
                      </w:txbxContent>
                    </v:textbox>
                  </v:rect>
                </w:pict>
              </mc:Fallback>
            </mc:AlternateContent>
          </w:r>
        </w:p>
        <w:p w14:paraId="1F30C191" w14:textId="19A1F6C7" w:rsidR="007B6557" w:rsidRDefault="007B6557" w:rsidP="007B6557">
          <w:r>
            <w:rPr>
              <w:noProof/>
              <w:lang w:eastAsia="en-GB"/>
            </w:rPr>
            <mc:AlternateContent>
              <mc:Choice Requires="wps">
                <w:drawing>
                  <wp:anchor distT="0" distB="0" distL="114300" distR="114300" simplePos="0" relativeHeight="251813888" behindDoc="0" locked="0" layoutInCell="1" allowOverlap="1" wp14:anchorId="373FC017" wp14:editId="23B8F8F1">
                    <wp:simplePos x="0" y="0"/>
                    <wp:positionH relativeFrom="column">
                      <wp:posOffset>3019424</wp:posOffset>
                    </wp:positionH>
                    <wp:positionV relativeFrom="paragraph">
                      <wp:posOffset>102869</wp:posOffset>
                    </wp:positionV>
                    <wp:extent cx="504825" cy="619125"/>
                    <wp:effectExtent l="0" t="0" r="28575" b="28575"/>
                    <wp:wrapNone/>
                    <wp:docPr id="272" name="Straight Connector 27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A9F89" id="Straight Connector 27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4912" behindDoc="0" locked="0" layoutInCell="1" allowOverlap="1" wp14:anchorId="2FEB0478" wp14:editId="0819D79C">
                    <wp:simplePos x="0" y="0"/>
                    <wp:positionH relativeFrom="column">
                      <wp:posOffset>1838325</wp:posOffset>
                    </wp:positionH>
                    <wp:positionV relativeFrom="paragraph">
                      <wp:posOffset>114935</wp:posOffset>
                    </wp:positionV>
                    <wp:extent cx="476250" cy="495300"/>
                    <wp:effectExtent l="0" t="0" r="19050" b="19050"/>
                    <wp:wrapNone/>
                    <wp:docPr id="274" name="Straight Connector 274"/>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7B0E6" id="Straight Connector 274"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5936" behindDoc="0" locked="0" layoutInCell="1" allowOverlap="1" wp14:anchorId="21F3CC57" wp14:editId="20F2F16F">
                    <wp:simplePos x="0" y="0"/>
                    <wp:positionH relativeFrom="column">
                      <wp:posOffset>2266950</wp:posOffset>
                    </wp:positionH>
                    <wp:positionV relativeFrom="paragraph">
                      <wp:posOffset>895350</wp:posOffset>
                    </wp:positionV>
                    <wp:extent cx="781050" cy="9525"/>
                    <wp:effectExtent l="0" t="0" r="19050" b="28575"/>
                    <wp:wrapNone/>
                    <wp:docPr id="275" name="Straight Connector 275"/>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2AC8D" id="Straight Connector 275"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" strokecolor="#3494ba [3204]" strokeweight="1pt">
                    <v:stroke endcap="round"/>
                  </v:line>
                </w:pict>
              </mc:Fallback>
            </mc:AlternateContent>
          </w:r>
        </w:p>
        <w:p w14:paraId="2C7E8994" w14:textId="77777777" w:rsidR="007B6557" w:rsidRDefault="007B6557" w:rsidP="007B6557"/>
        <w:p w14:paraId="0D70CB8F" w14:textId="095FB46F" w:rsidR="007B6557" w:rsidRDefault="00322CB1" w:rsidP="007B6557">
          <w:r>
            <w:rPr>
              <w:noProof/>
              <w:lang w:eastAsia="en-GB"/>
            </w:rPr>
            <mc:AlternateContent>
              <mc:Choice Requires="wps">
                <w:drawing>
                  <wp:anchor distT="0" distB="0" distL="114300" distR="114300" simplePos="0" relativeHeight="251809792" behindDoc="0" locked="0" layoutInCell="1" allowOverlap="1" wp14:anchorId="4CB4B2E9" wp14:editId="617F29B9">
                    <wp:simplePos x="0" y="0"/>
                    <wp:positionH relativeFrom="column">
                      <wp:posOffset>1409700</wp:posOffset>
                    </wp:positionH>
                    <wp:positionV relativeFrom="paragraph">
                      <wp:posOffset>8255</wp:posOffset>
                    </wp:positionV>
                    <wp:extent cx="866775" cy="657225"/>
                    <wp:effectExtent l="0" t="0" r="28575" b="28575"/>
                    <wp:wrapNone/>
                    <wp:docPr id="277" name="Rectangle 277"/>
                    <wp:cNvGraphicFramePr/>
                    <a:graphic xmlns:a="http://schemas.openxmlformats.org/drawingml/2006/main">
                      <a:graphicData uri="http://schemas.microsoft.com/office/word/2010/wordprocessingShape">
                        <wps:wsp>
                          <wps:cNvSpPr/>
                          <wps:spPr>
                            <a:xfrm>
                              <a:off x="0" y="0"/>
                              <a:ext cx="866775" cy="6572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A98EF89" w14:textId="03753924" w:rsidR="00E70AE3" w:rsidRDefault="00E70AE3" w:rsidP="007B6557">
                                <w:pPr>
                                  <w:jc w:val="center"/>
                                </w:pPr>
                                <w:r>
                                  <w:t>Simulation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B2E9" id="Rectangle 277" o:spid="_x0000_s1096" style="position:absolute;margin-left:111pt;margin-top:.65pt;width:68.25pt;height:51.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" fillcolor="white [3201]" strokecolor="#7fc0db [1940]" strokeweight="1.5pt">
                    <v:stroke endcap="round"/>
                    <v:textbox>
                      <w:txbxContent>
                        <w:p w14:paraId="1A98EF89" w14:textId="03753924" w:rsidR="00E70AE3" w:rsidRDefault="00E70AE3" w:rsidP="007B6557">
                          <w:pPr>
                            <w:jc w:val="center"/>
                          </w:pPr>
                          <w:r>
                            <w:t>Simulation Engine</w:t>
                          </w:r>
                        </w:p>
                      </w:txbxContent>
                    </v:textbox>
                  </v:rect>
                </w:pict>
              </mc:Fallback>
            </mc:AlternateContent>
          </w:r>
          <w:r w:rsidR="007B6557">
            <w:rPr>
              <w:noProof/>
              <w:lang w:eastAsia="en-GB"/>
            </w:rPr>
            <mc:AlternateContent>
              <mc:Choice Requires="wps">
                <w:drawing>
                  <wp:anchor distT="0" distB="0" distL="114300" distR="114300" simplePos="0" relativeHeight="251810816" behindDoc="0" locked="0" layoutInCell="1" allowOverlap="1" wp14:anchorId="23250246" wp14:editId="3799B3CE">
                    <wp:simplePos x="0" y="0"/>
                    <wp:positionH relativeFrom="margin">
                      <wp:posOffset>3048000</wp:posOffset>
                    </wp:positionH>
                    <wp:positionV relativeFrom="paragraph">
                      <wp:posOffset>103504</wp:posOffset>
                    </wp:positionV>
                    <wp:extent cx="962025" cy="447675"/>
                    <wp:effectExtent l="0" t="0" r="28575" b="28575"/>
                    <wp:wrapNone/>
                    <wp:docPr id="276" name="Rectangle 276"/>
                    <wp:cNvGraphicFramePr/>
                    <a:graphic xmlns:a="http://schemas.openxmlformats.org/drawingml/2006/main">
                      <a:graphicData uri="http://schemas.microsoft.com/office/word/2010/wordprocessingShape">
                        <wps:wsp>
                          <wps:cNvSpPr/>
                          <wps:spPr>
                            <a:xfrm>
                              <a:off x="0" y="0"/>
                              <a:ext cx="962025"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DE267F0" w14:textId="77777777" w:rsidR="00E70AE3" w:rsidRDefault="00E70AE3" w:rsidP="007B655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50246" id="Rectangle 276" o:spid="_x0000_s1097" style="position:absolute;margin-left:240pt;margin-top:8.15pt;width:75.75pt;height:35.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" fillcolor="white [3201]" strokecolor="#7fc0db [1940]" strokeweight="1.5pt">
                    <v:stroke endcap="round"/>
                    <v:textbox>
                      <w:txbxContent>
                        <w:p w14:paraId="0DE267F0" w14:textId="77777777" w:rsidR="00E70AE3" w:rsidRDefault="00E70AE3" w:rsidP="007B6557">
                          <w:pPr>
                            <w:jc w:val="center"/>
                          </w:pPr>
                          <w:r>
                            <w:t>Physics Object</w:t>
                          </w:r>
                        </w:p>
                      </w:txbxContent>
                    </v:textbox>
                    <w10:wrap anchorx="margin"/>
                  </v:rect>
                </w:pict>
              </mc:Fallback>
            </mc:AlternateContent>
          </w:r>
        </w:p>
        <w:p w14:paraId="3B3DE9CB" w14:textId="77777777" w:rsidR="007B6557" w:rsidRDefault="007B6557" w:rsidP="007B6557">
          <w:r>
            <w:rPr>
              <w:noProof/>
              <w:lang w:eastAsia="en-GB"/>
            </w:rPr>
            <mc:AlternateContent>
              <mc:Choice Requires="wps">
                <w:drawing>
                  <wp:anchor distT="0" distB="0" distL="114300" distR="114300" simplePos="0" relativeHeight="251812864" behindDoc="0" locked="0" layoutInCell="1" allowOverlap="1" wp14:anchorId="00B34A0B" wp14:editId="792C3D7E">
                    <wp:simplePos x="0" y="0"/>
                    <wp:positionH relativeFrom="column">
                      <wp:posOffset>3543300</wp:posOffset>
                    </wp:positionH>
                    <wp:positionV relativeFrom="paragraph">
                      <wp:posOffset>177800</wp:posOffset>
                    </wp:positionV>
                    <wp:extent cx="9525" cy="26670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E94B0" id="Straight Connector 27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4pt" to="279.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" strokecolor="#3494ba [3204]" strokeweight="1pt">
                    <v:stroke endcap="round"/>
                  </v:line>
                </w:pict>
              </mc:Fallback>
            </mc:AlternateContent>
          </w:r>
        </w:p>
        <w:p w14:paraId="513ED71A" w14:textId="7584F0E1" w:rsidR="007B6557" w:rsidRDefault="00516544" w:rsidP="007B6557">
          <w:r>
            <w:rPr>
              <w:noProof/>
              <w:lang w:eastAsia="en-GB"/>
            </w:rPr>
            <mc:AlternateContent>
              <mc:Choice Requires="wps">
                <w:drawing>
                  <wp:anchor distT="0" distB="0" distL="114300" distR="114300" simplePos="0" relativeHeight="251811840" behindDoc="0" locked="0" layoutInCell="1" allowOverlap="1" wp14:anchorId="0A32ED14" wp14:editId="673B80B0">
                    <wp:simplePos x="0" y="0"/>
                    <wp:positionH relativeFrom="margin">
                      <wp:posOffset>3209924</wp:posOffset>
                    </wp:positionH>
                    <wp:positionV relativeFrom="paragraph">
                      <wp:posOffset>106680</wp:posOffset>
                    </wp:positionV>
                    <wp:extent cx="733425" cy="352425"/>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7334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C684332" w14:textId="4DE45F7B" w:rsidR="00E70AE3" w:rsidRDefault="00E70AE3" w:rsidP="007B6557">
                                <w:pPr>
                                  <w:jc w:val="center"/>
                                </w:pPr>
                                <w:r>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ED14" id="Rectangle 273" o:spid="_x0000_s1098" style="position:absolute;margin-left:252.75pt;margin-top:8.4pt;width:57.75pt;height:27.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" fillcolor="white [3201]" strokecolor="#7fc0db [1940]" strokeweight="1.5pt">
                    <v:stroke endcap="round"/>
                    <v:textbox>
                      <w:txbxContent>
                        <w:p w14:paraId="6C684332" w14:textId="4DE45F7B" w:rsidR="00E70AE3" w:rsidRDefault="00E70AE3" w:rsidP="007B6557">
                          <w:pPr>
                            <w:jc w:val="center"/>
                          </w:pPr>
                          <w:r>
                            <w:t>Particle</w:t>
                          </w:r>
                        </w:p>
                      </w:txbxContent>
                    </v:textbox>
                    <w10:wrap anchorx="margin"/>
                  </v:rect>
                </w:pict>
              </mc:Fallback>
            </mc:AlternateContent>
          </w:r>
        </w:p>
        <w:p w14:paraId="72CEEFC9" w14:textId="77777777" w:rsidR="007B6557" w:rsidRDefault="007B6557" w:rsidP="007B6557">
          <w:r w:rsidRPr="0061232C">
            <w:rPr>
              <w:noProof/>
              <w:lang w:eastAsia="en-GB"/>
            </w:rPr>
            <mc:AlternateContent>
              <mc:Choice Requires="wps">
                <w:drawing>
                  <wp:anchor distT="0" distB="0" distL="114300" distR="114300" simplePos="0" relativeHeight="251820032" behindDoc="0" locked="0" layoutInCell="1" allowOverlap="1" wp14:anchorId="313FFF24" wp14:editId="7F2BCA89">
                    <wp:simplePos x="0" y="0"/>
                    <wp:positionH relativeFrom="column">
                      <wp:posOffset>3590926</wp:posOffset>
                    </wp:positionH>
                    <wp:positionV relativeFrom="paragraph">
                      <wp:posOffset>186055</wp:posOffset>
                    </wp:positionV>
                    <wp:extent cx="361950" cy="31432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0F2D1" id="Straight Connector 27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CggXNJ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7984" behindDoc="0" locked="0" layoutInCell="1" allowOverlap="1" wp14:anchorId="4E05EE64" wp14:editId="54975FA6">
                    <wp:simplePos x="0" y="0"/>
                    <wp:positionH relativeFrom="column">
                      <wp:posOffset>3086099</wp:posOffset>
                    </wp:positionH>
                    <wp:positionV relativeFrom="paragraph">
                      <wp:posOffset>176529</wp:posOffset>
                    </wp:positionV>
                    <wp:extent cx="428625" cy="314325"/>
                    <wp:effectExtent l="0" t="0" r="28575" b="28575"/>
                    <wp:wrapNone/>
                    <wp:docPr id="280" name="Straight Connector 280"/>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58A7" id="Straight Connector 280"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Ap5GaZ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07D1EF14" w14:textId="122CEA1C" w:rsidR="007B6557" w:rsidRDefault="00516544" w:rsidP="007B6557">
          <w:r>
            <w:rPr>
              <w:noProof/>
              <w:lang w:eastAsia="en-GB"/>
            </w:rPr>
            <mc:AlternateContent>
              <mc:Choice Requires="wps">
                <w:drawing>
                  <wp:anchor distT="0" distB="0" distL="114300" distR="114300" simplePos="0" relativeHeight="251816960" behindDoc="0" locked="0" layoutInCell="1" allowOverlap="1" wp14:anchorId="5595C529" wp14:editId="06182470">
                    <wp:simplePos x="0" y="0"/>
                    <wp:positionH relativeFrom="margin">
                      <wp:posOffset>2771775</wp:posOffset>
                    </wp:positionH>
                    <wp:positionV relativeFrom="paragraph">
                      <wp:posOffset>186055</wp:posOffset>
                    </wp:positionV>
                    <wp:extent cx="742950" cy="4762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742950"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88095A1" w14:textId="4A4528DB" w:rsidR="00E70AE3" w:rsidRDefault="00E70AE3" w:rsidP="007B6557">
                                <w:pPr>
                                  <w:jc w:val="center"/>
                                </w:pPr>
                                <w:r>
                                  <w:t>Draw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C529" id="Rectangle 282" o:spid="_x0000_s1099" style="position:absolute;margin-left:218.25pt;margin-top:14.65pt;width:58.5pt;height:3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" fillcolor="white [3201]" strokecolor="#7fc0db [1940]" strokeweight="1.5pt">
                    <v:stroke endcap="round"/>
                    <v:textbox>
                      <w:txbxContent>
                        <w:p w14:paraId="788095A1" w14:textId="4A4528DB" w:rsidR="00E70AE3" w:rsidRDefault="00E70AE3" w:rsidP="007B6557">
                          <w:pPr>
                            <w:jc w:val="center"/>
                          </w:pPr>
                          <w:r>
                            <w:t>Draw Particle</w:t>
                          </w:r>
                        </w:p>
                      </w:txbxContent>
                    </v:textbox>
                    <w10:wrap anchorx="margin"/>
                  </v:rect>
                </w:pict>
              </mc:Fallback>
            </mc:AlternateContent>
          </w:r>
          <w:r w:rsidR="007B6557" w:rsidRPr="0061232C">
            <w:rPr>
              <w:noProof/>
              <w:lang w:eastAsia="en-GB"/>
            </w:rPr>
            <mc:AlternateContent>
              <mc:Choice Requires="wps">
                <w:drawing>
                  <wp:anchor distT="0" distB="0" distL="114300" distR="114300" simplePos="0" relativeHeight="251819008" behindDoc="0" locked="0" layoutInCell="1" allowOverlap="1" wp14:anchorId="4E3D3DAB" wp14:editId="601DED44">
                    <wp:simplePos x="0" y="0"/>
                    <wp:positionH relativeFrom="margin">
                      <wp:posOffset>3648075</wp:posOffset>
                    </wp:positionH>
                    <wp:positionV relativeFrom="paragraph">
                      <wp:posOffset>194945</wp:posOffset>
                    </wp:positionV>
                    <wp:extent cx="742950" cy="55245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3B2F30F" w14:textId="77777777" w:rsidR="00E70AE3" w:rsidRDefault="00E70AE3" w:rsidP="007B6557">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3DAB" id="Rectangle 281" o:spid="_x0000_s1100" style="position:absolute;margin-left:287.25pt;margin-top:15.35pt;width:58.5pt;height:43.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" fillcolor="white [3201]" strokecolor="#7fc0db [1940]" strokeweight="1.5pt">
                    <v:stroke endcap="round"/>
                    <v:textbox>
                      <w:txbxContent>
                        <w:p w14:paraId="03B2F30F" w14:textId="77777777" w:rsidR="00E70AE3" w:rsidRDefault="00E70AE3" w:rsidP="007B6557">
                          <w:pPr>
                            <w:jc w:val="center"/>
                          </w:pPr>
                          <w:r>
                            <w:t>Update Position</w:t>
                          </w:r>
                        </w:p>
                      </w:txbxContent>
                    </v:textbox>
                    <w10:wrap anchorx="margin"/>
                  </v:rect>
                </w:pict>
              </mc:Fallback>
            </mc:AlternateContent>
          </w:r>
        </w:p>
        <w:p w14:paraId="424ADE96" w14:textId="77777777" w:rsidR="00832D29" w:rsidRDefault="00832D29" w:rsidP="00553566"/>
        <w:p w14:paraId="62B1AD8F" w14:textId="77777777" w:rsidR="0086602A" w:rsidRDefault="0086602A" w:rsidP="00553566"/>
        <w:p w14:paraId="71213D3F" w14:textId="77777777" w:rsidR="0086602A" w:rsidRDefault="0086602A" w:rsidP="0086602A">
          <w:r>
            <w:rPr>
              <w:noProof/>
              <w:lang w:eastAsia="en-GB"/>
            </w:rPr>
            <mc:AlternateContent>
              <mc:Choice Requires="wps">
                <w:drawing>
                  <wp:anchor distT="0" distB="0" distL="114300" distR="114300" simplePos="0" relativeHeight="251822080" behindDoc="0" locked="0" layoutInCell="1" allowOverlap="1" wp14:anchorId="3E6827FC" wp14:editId="3CD2CDDB">
                    <wp:simplePos x="0" y="0"/>
                    <wp:positionH relativeFrom="column">
                      <wp:posOffset>2333625</wp:posOffset>
                    </wp:positionH>
                    <wp:positionV relativeFrom="paragraph">
                      <wp:posOffset>160656</wp:posOffset>
                    </wp:positionV>
                    <wp:extent cx="685800" cy="361950"/>
                    <wp:effectExtent l="0" t="0" r="19050" b="19050"/>
                    <wp:wrapNone/>
                    <wp:docPr id="293" name="Rectangle 293"/>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2B7DAD8" w14:textId="46F5F136" w:rsidR="00E70AE3" w:rsidRPr="0086602A" w:rsidRDefault="00E70AE3" w:rsidP="0086602A">
                                <w:pPr>
                                  <w:jc w:val="center"/>
                                  <w:rPr>
                                    <w:b/>
                                  </w:rPr>
                                </w:pPr>
                                <w:r>
                                  <w:rPr>
                                    <w:b/>
                                  </w:rPr>
                                  <w:t>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827FC" id="Rectangle 293" o:spid="_x0000_s1101" style="position:absolute;margin-left:183.75pt;margin-top:12.65pt;width:54pt;height:2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5O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kp&#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pnOo5B&#10;RtYK6j22lIM8a97ymwaf9Zb58MAcDhd2Ai6McI+HVNBWFPobJRtwv97jR33seZRS0uKwVtT/3DIn&#10;KFFfDU7D+WgyidOdiMn08xgJdyxZHUvMVl8BdskIV5Pl6Rr1gzpcpQP9gntlGVFRxAxH7Iry4A7E&#10;VchLBDcTF8tlUsOJtizcmifLo/NY6Ni2z90Lc7bv7YBDcQeHwWbzNy2edaOlgeU2gGxS/7/WtX8C&#10;3Aapj/rNFdfNMZ20Xvfr4jc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cYeeTq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72B7DAD8" w14:textId="46F5F136" w:rsidR="00E70AE3" w:rsidRPr="0086602A" w:rsidRDefault="00E70AE3" w:rsidP="0086602A">
                          <w:pPr>
                            <w:jc w:val="center"/>
                            <w:rPr>
                              <w:b/>
                            </w:rPr>
                          </w:pPr>
                          <w:r>
                            <w:rPr>
                              <w:b/>
                            </w:rPr>
                            <w:t>Widgets</w:t>
                          </w:r>
                        </w:p>
                      </w:txbxContent>
                    </v:textbox>
                  </v:rect>
                </w:pict>
              </mc:Fallback>
            </mc:AlternateContent>
          </w:r>
        </w:p>
        <w:p w14:paraId="23379898" w14:textId="46B5A13D" w:rsidR="0086602A" w:rsidRDefault="00F551A1" w:rsidP="0086602A">
          <w:r>
            <w:rPr>
              <w:noProof/>
              <w:lang w:eastAsia="en-GB"/>
            </w:rPr>
            <mc:AlternateContent>
              <mc:Choice Requires="wps">
                <w:drawing>
                  <wp:anchor distT="0" distB="0" distL="114300" distR="114300" simplePos="0" relativeHeight="251837440" behindDoc="0" locked="0" layoutInCell="1" allowOverlap="1" wp14:anchorId="40F78E2E" wp14:editId="6ECE4F86">
                    <wp:simplePos x="0" y="0"/>
                    <wp:positionH relativeFrom="column">
                      <wp:posOffset>2686050</wp:posOffset>
                    </wp:positionH>
                    <wp:positionV relativeFrom="paragraph">
                      <wp:posOffset>220980</wp:posOffset>
                    </wp:positionV>
                    <wp:extent cx="9525" cy="6191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95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0FFB4" id="Straight Connector 4"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7.4pt" to="212.2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" strokecolor="#3494ba [3204]" strokeweight="1pt">
                    <v:stroke endcap="round"/>
                  </v:line>
                </w:pict>
              </mc:Fallback>
            </mc:AlternateContent>
          </w:r>
          <w:r>
            <w:rPr>
              <w:noProof/>
              <w:lang w:eastAsia="en-GB"/>
            </w:rPr>
            <mc:AlternateContent>
              <mc:Choice Requires="wps">
                <w:drawing>
                  <wp:anchor distT="0" distB="0" distL="114300" distR="114300" simplePos="0" relativeHeight="251827200" behindDoc="0" locked="0" layoutInCell="1" allowOverlap="1" wp14:anchorId="7E302631" wp14:editId="2F79AC57">
                    <wp:simplePos x="0" y="0"/>
                    <wp:positionH relativeFrom="column">
                      <wp:posOffset>3019425</wp:posOffset>
                    </wp:positionH>
                    <wp:positionV relativeFrom="paragraph">
                      <wp:posOffset>106680</wp:posOffset>
                    </wp:positionV>
                    <wp:extent cx="1514475" cy="685800"/>
                    <wp:effectExtent l="0" t="0" r="28575" b="19050"/>
                    <wp:wrapNone/>
                    <wp:docPr id="294" name="Straight Connector 294"/>
                    <wp:cNvGraphicFramePr/>
                    <a:graphic xmlns:a="http://schemas.openxmlformats.org/drawingml/2006/main">
                      <a:graphicData uri="http://schemas.microsoft.com/office/word/2010/wordprocessingShape">
                        <wps:wsp>
                          <wps:cNvCnPr/>
                          <wps:spPr>
                            <a:xfrm>
                              <a:off x="0" y="0"/>
                              <a:ext cx="1514475"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CF6C8" id="Straight Connector 29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4pt" to="35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" strokecolor="#3494ba [3204]" strokeweight="1pt">
                    <v:stroke endcap="round"/>
                  </v:line>
                </w:pict>
              </mc:Fallback>
            </mc:AlternateContent>
          </w:r>
          <w:r w:rsidR="0086602A">
            <w:rPr>
              <w:noProof/>
              <w:lang w:eastAsia="en-GB"/>
            </w:rPr>
            <mc:AlternateContent>
              <mc:Choice Requires="wps">
                <w:drawing>
                  <wp:anchor distT="0" distB="0" distL="114300" distR="114300" simplePos="0" relativeHeight="251828224" behindDoc="0" locked="0" layoutInCell="1" allowOverlap="1" wp14:anchorId="4FA814C2" wp14:editId="2B040794">
                    <wp:simplePos x="0" y="0"/>
                    <wp:positionH relativeFrom="column">
                      <wp:posOffset>1047750</wp:posOffset>
                    </wp:positionH>
                    <wp:positionV relativeFrom="paragraph">
                      <wp:posOffset>116204</wp:posOffset>
                    </wp:positionV>
                    <wp:extent cx="1266825" cy="7334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H="1">
                              <a:off x="0" y="0"/>
                              <a:ext cx="12668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B7CF2" id="Straight Connector 296"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9.15pt" to="182.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" strokecolor="#3494ba [3204]" strokeweight="1pt">
                    <v:stroke endcap="round"/>
                  </v:line>
                </w:pict>
              </mc:Fallback>
            </mc:AlternateContent>
          </w:r>
        </w:p>
        <w:p w14:paraId="26E5B8B1" w14:textId="77777777" w:rsidR="0086602A" w:rsidRDefault="0086602A" w:rsidP="0086602A"/>
        <w:p w14:paraId="55EB1DFD" w14:textId="38867491" w:rsidR="0086602A" w:rsidRDefault="00F551A1" w:rsidP="0086602A">
          <w:r>
            <w:rPr>
              <w:noProof/>
              <w:lang w:eastAsia="en-GB"/>
            </w:rPr>
            <mc:AlternateContent>
              <mc:Choice Requires="wps">
                <w:drawing>
                  <wp:anchor distT="0" distB="0" distL="114300" distR="114300" simplePos="0" relativeHeight="251835392" behindDoc="0" locked="0" layoutInCell="1" allowOverlap="1" wp14:anchorId="52784CE0" wp14:editId="543C4CC6">
                    <wp:simplePos x="0" y="0"/>
                    <wp:positionH relativeFrom="margin">
                      <wp:posOffset>2276475</wp:posOffset>
                    </wp:positionH>
                    <wp:positionV relativeFrom="paragraph">
                      <wp:posOffset>185420</wp:posOffset>
                    </wp:positionV>
                    <wp:extent cx="962025" cy="3810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DF1B70" w14:textId="2491F6F5" w:rsidR="00E70AE3" w:rsidRDefault="00E70AE3" w:rsidP="00F551A1">
                                <w:pPr>
                                  <w:jc w:val="center"/>
                                </w:pPr>
                                <w:r>
                                  <w:t>Overlay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84CE0" id="Rectangle 3" o:spid="_x0000_s1102" style="position:absolute;margin-left:179.25pt;margin-top:14.6pt;width:75.75pt;height:30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" fillcolor="white [3201]" strokecolor="#7fc0db [1940]" strokeweight="1.5pt">
                    <v:stroke endcap="round"/>
                    <v:textbox>
                      <w:txbxContent>
                        <w:p w14:paraId="3EDF1B70" w14:textId="2491F6F5" w:rsidR="00E70AE3" w:rsidRDefault="00E70AE3" w:rsidP="00F551A1">
                          <w:pPr>
                            <w:jc w:val="center"/>
                          </w:pPr>
                          <w:r>
                            <w:t>Overlay</w:t>
                          </w:r>
                        </w:p>
                      </w:txbxContent>
                    </v:textbox>
                    <w10:wrap anchorx="margin"/>
                  </v:rect>
                </w:pict>
              </mc:Fallback>
            </mc:AlternateContent>
          </w:r>
          <w:r>
            <w:rPr>
              <w:noProof/>
              <w:lang w:eastAsia="en-GB"/>
            </w:rPr>
            <mc:AlternateContent>
              <mc:Choice Requires="wps">
                <w:drawing>
                  <wp:anchor distT="0" distB="0" distL="114300" distR="114300" simplePos="0" relativeHeight="251824128" behindDoc="0" locked="0" layoutInCell="1" allowOverlap="1" wp14:anchorId="1EB97BC8" wp14:editId="78720725">
                    <wp:simplePos x="0" y="0"/>
                    <wp:positionH relativeFrom="margin">
                      <wp:posOffset>4048125</wp:posOffset>
                    </wp:positionH>
                    <wp:positionV relativeFrom="paragraph">
                      <wp:posOffset>177800</wp:posOffset>
                    </wp:positionV>
                    <wp:extent cx="962025" cy="381000"/>
                    <wp:effectExtent l="0" t="0" r="28575" b="19050"/>
                    <wp:wrapNone/>
                    <wp:docPr id="298" name="Rectangle 298"/>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9AE55FF" w14:textId="7D7A1E1F" w:rsidR="00E70AE3" w:rsidRDefault="00E70AE3" w:rsidP="0086602A">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7BC8" id="Rectangle 298" o:spid="_x0000_s1103" style="position:absolute;margin-left:318.75pt;margin-top:14pt;width:75.75pt;height:30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" fillcolor="white [3201]" strokecolor="#7fc0db [1940]" strokeweight="1.5pt">
                    <v:stroke endcap="round"/>
                    <v:textbox>
                      <w:txbxContent>
                        <w:p w14:paraId="29AE55FF" w14:textId="7D7A1E1F" w:rsidR="00E70AE3" w:rsidRDefault="00E70AE3" w:rsidP="0086602A">
                          <w:pPr>
                            <w:jc w:val="center"/>
                          </w:pPr>
                          <w:r>
                            <w:t>Simulation</w:t>
                          </w:r>
                        </w:p>
                      </w:txbxContent>
                    </v:textbox>
                    <w10:wrap anchorx="margin"/>
                  </v:rect>
                </w:pict>
              </mc:Fallback>
            </mc:AlternateContent>
          </w:r>
          <w:r>
            <w:rPr>
              <w:noProof/>
              <w:lang w:eastAsia="en-GB"/>
            </w:rPr>
            <mc:AlternateContent>
              <mc:Choice Requires="wps">
                <w:drawing>
                  <wp:anchor distT="0" distB="0" distL="114300" distR="114300" simplePos="0" relativeHeight="251823104" behindDoc="0" locked="0" layoutInCell="1" allowOverlap="1" wp14:anchorId="27EC0697" wp14:editId="7779334B">
                    <wp:simplePos x="0" y="0"/>
                    <wp:positionH relativeFrom="column">
                      <wp:posOffset>638175</wp:posOffset>
                    </wp:positionH>
                    <wp:positionV relativeFrom="paragraph">
                      <wp:posOffset>218440</wp:posOffset>
                    </wp:positionV>
                    <wp:extent cx="866775" cy="3333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866775" cy="3333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25DD9F" w14:textId="26284472" w:rsidR="00E70AE3" w:rsidRDefault="00E70AE3" w:rsidP="0086602A">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C0697" id="Rectangle 299" o:spid="_x0000_s1104" style="position:absolute;margin-left:50.25pt;margin-top:17.2pt;width:68.25pt;height:26.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" fillcolor="white [3201]" strokecolor="#7fc0db [1940]" strokeweight="1.5pt">
                    <v:stroke endcap="round"/>
                    <v:textbox>
                      <w:txbxContent>
                        <w:p w14:paraId="2025DD9F" w14:textId="26284472" w:rsidR="00E70AE3" w:rsidRDefault="00E70AE3" w:rsidP="0086602A">
                          <w:pPr>
                            <w:jc w:val="center"/>
                          </w:pPr>
                          <w:r>
                            <w:t>Graph</w:t>
                          </w:r>
                        </w:p>
                      </w:txbxContent>
                    </v:textbox>
                  </v:rect>
                </w:pict>
              </mc:Fallback>
            </mc:AlternateContent>
          </w:r>
        </w:p>
        <w:p w14:paraId="37EA5BE3" w14:textId="48FD4D2C" w:rsidR="0086602A" w:rsidRDefault="0086602A" w:rsidP="0086602A"/>
        <w:p w14:paraId="34D3D94D" w14:textId="58EE8FC1" w:rsidR="0086602A" w:rsidRDefault="0086602A" w:rsidP="0086602A"/>
        <w:p w14:paraId="555C29E4" w14:textId="52029EAE" w:rsidR="0086602A" w:rsidRDefault="0086602A" w:rsidP="0086602A"/>
        <w:p w14:paraId="104999E9" w14:textId="2108DB4A" w:rsidR="0050332D" w:rsidRDefault="0050332D" w:rsidP="0086602A">
          <w:r>
            <w:rPr>
              <w:noProof/>
              <w:lang w:eastAsia="en-GB"/>
            </w:rPr>
            <w:lastRenderedPageBreak/>
            <mc:AlternateContent>
              <mc:Choice Requires="wps">
                <w:drawing>
                  <wp:anchor distT="0" distB="0" distL="114300" distR="114300" simplePos="0" relativeHeight="251830272" behindDoc="0" locked="0" layoutInCell="1" allowOverlap="1" wp14:anchorId="062C136E" wp14:editId="5B36CAD1">
                    <wp:simplePos x="0" y="0"/>
                    <wp:positionH relativeFrom="column">
                      <wp:posOffset>2305050</wp:posOffset>
                    </wp:positionH>
                    <wp:positionV relativeFrom="paragraph">
                      <wp:posOffset>8890</wp:posOffset>
                    </wp:positionV>
                    <wp:extent cx="685800" cy="361950"/>
                    <wp:effectExtent l="0" t="0" r="19050" b="19050"/>
                    <wp:wrapNone/>
                    <wp:docPr id="305" name="Rectangle 305"/>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F25A4E" w14:textId="4D540DBF" w:rsidR="00E70AE3" w:rsidRPr="0086602A" w:rsidRDefault="00E70AE3" w:rsidP="0050332D">
                                <w:pPr>
                                  <w:jc w:val="center"/>
                                  <w:rPr>
                                    <w:b/>
                                  </w:rPr>
                                </w:pPr>
                                <w:r>
                                  <w:rPr>
                                    <w:b/>
                                  </w:rPr>
                                  <w:t>Maths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136E" id="Rectangle 305" o:spid="_x0000_s1105" style="position:absolute;margin-left:181.5pt;margin-top:.7pt;width:54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" fillcolor="white [3201]" strokecolor="#7fc0db [1940]" strokeweight="1.5pt">
                    <v:stroke endcap="round"/>
                    <v:textbox>
                      <w:txbxContent>
                        <w:p w14:paraId="20F25A4E" w14:textId="4D540DBF" w:rsidR="00E70AE3" w:rsidRPr="0086602A" w:rsidRDefault="00E70AE3" w:rsidP="0050332D">
                          <w:pPr>
                            <w:jc w:val="center"/>
                            <w:rPr>
                              <w:b/>
                            </w:rPr>
                          </w:pPr>
                          <w:r>
                            <w:rPr>
                              <w:b/>
                            </w:rPr>
                            <w:t>Maths</w:t>
                          </w:r>
                        </w:p>
                      </w:txbxContent>
                    </v:textbox>
                  </v:rect>
                </w:pict>
              </mc:Fallback>
            </mc:AlternateContent>
          </w:r>
        </w:p>
        <w:p w14:paraId="289B7E40" w14:textId="348AB739" w:rsidR="0050332D" w:rsidRDefault="0050332D" w:rsidP="0086602A">
          <w:r>
            <w:rPr>
              <w:noProof/>
              <w:lang w:eastAsia="en-GB"/>
            </w:rPr>
            <mc:AlternateContent>
              <mc:Choice Requires="wps">
                <w:drawing>
                  <wp:anchor distT="0" distB="0" distL="114300" distR="114300" simplePos="0" relativeHeight="251833344" behindDoc="0" locked="0" layoutInCell="1" allowOverlap="1" wp14:anchorId="48A3E28B" wp14:editId="33E273F4">
                    <wp:simplePos x="0" y="0"/>
                    <wp:positionH relativeFrom="column">
                      <wp:posOffset>2647950</wp:posOffset>
                    </wp:positionH>
                    <wp:positionV relativeFrom="paragraph">
                      <wp:posOffset>73025</wp:posOffset>
                    </wp:positionV>
                    <wp:extent cx="9525" cy="561975"/>
                    <wp:effectExtent l="0" t="0" r="28575" b="28575"/>
                    <wp:wrapNone/>
                    <wp:docPr id="307" name="Straight Connector 307"/>
                    <wp:cNvGraphicFramePr/>
                    <a:graphic xmlns:a="http://schemas.openxmlformats.org/drawingml/2006/main">
                      <a:graphicData uri="http://schemas.microsoft.com/office/word/2010/wordprocessingShape">
                        <wps:wsp>
                          <wps:cNvCnPr/>
                          <wps:spPr>
                            <a:xfrm>
                              <a:off x="0" y="0"/>
                              <a:ext cx="952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887ED" id="Straight Connector 30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5.75pt" to="209.2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" strokecolor="#3494ba [3204]" strokeweight="1pt">
                    <v:stroke endcap="round"/>
                  </v:line>
                </w:pict>
              </mc:Fallback>
            </mc:AlternateContent>
          </w:r>
        </w:p>
        <w:p w14:paraId="704723D4" w14:textId="1283ED3A" w:rsidR="0050332D" w:rsidRDefault="0050332D" w:rsidP="0086602A"/>
        <w:p w14:paraId="74368043" w14:textId="6A308DBA" w:rsidR="0050332D" w:rsidRDefault="0050332D" w:rsidP="0086602A">
          <w:r>
            <w:rPr>
              <w:noProof/>
              <w:lang w:eastAsia="en-GB"/>
            </w:rPr>
            <mc:AlternateContent>
              <mc:Choice Requires="wps">
                <w:drawing>
                  <wp:anchor distT="0" distB="0" distL="114300" distR="114300" simplePos="0" relativeHeight="251832320" behindDoc="0" locked="0" layoutInCell="1" allowOverlap="1" wp14:anchorId="6F6D2DC8" wp14:editId="17044163">
                    <wp:simplePos x="0" y="0"/>
                    <wp:positionH relativeFrom="column">
                      <wp:posOffset>2219325</wp:posOffset>
                    </wp:positionH>
                    <wp:positionV relativeFrom="paragraph">
                      <wp:posOffset>24130</wp:posOffset>
                    </wp:positionV>
                    <wp:extent cx="866775" cy="5429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6677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D16FD3E" w14:textId="462260DF" w:rsidR="00E70AE3" w:rsidRDefault="00E70AE3" w:rsidP="0050332D">
                                <w:pPr>
                                  <w:jc w:val="center"/>
                                </w:pPr>
                                <w:r>
                                  <w:t>Position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D2DC8" id="Rectangle 306" o:spid="_x0000_s1106" style="position:absolute;margin-left:174.75pt;margin-top:1.9pt;width:68.25pt;height:42.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" fillcolor="white [3201]" strokecolor="#7fc0db [1940]" strokeweight="1.5pt">
                    <v:stroke endcap="round"/>
                    <v:textbox>
                      <w:txbxContent>
                        <w:p w14:paraId="3D16FD3E" w14:textId="462260DF" w:rsidR="00E70AE3" w:rsidRDefault="00E70AE3" w:rsidP="0050332D">
                          <w:pPr>
                            <w:jc w:val="center"/>
                          </w:pPr>
                          <w:r>
                            <w:t>Position Vector</w:t>
                          </w:r>
                        </w:p>
                      </w:txbxContent>
                    </v:textbox>
                  </v:rect>
                </w:pict>
              </mc:Fallback>
            </mc:AlternateContent>
          </w:r>
        </w:p>
        <w:p w14:paraId="69E37B1B" w14:textId="77777777" w:rsidR="0050332D" w:rsidRDefault="0050332D" w:rsidP="0086602A"/>
        <w:p w14:paraId="56F6A2E2" w14:textId="77777777" w:rsidR="0050332D" w:rsidRDefault="0050332D" w:rsidP="0086602A"/>
        <w:p w14:paraId="4BBFF761" w14:textId="77777777" w:rsidR="0086602A" w:rsidRDefault="0086602A" w:rsidP="00553566"/>
        <w:p w14:paraId="66BE3035" w14:textId="5E13BC34" w:rsidR="00832D29" w:rsidRDefault="001F5CB1">
          <w:pPr>
            <w:pStyle w:val="Heading2"/>
          </w:pPr>
          <w:bookmarkStart w:id="30" w:name="_Toc413235342"/>
          <w:r>
            <w:t>Class Structures</w:t>
          </w:r>
          <w:bookmarkEnd w:id="30"/>
        </w:p>
        <w:p w14:paraId="5E79753F" w14:textId="77777777" w:rsidR="00A23C8B" w:rsidRDefault="00A23C8B" w:rsidP="009565EF">
          <w:pPr>
            <w:spacing w:after="0" w:line="240" w:lineRule="auto"/>
            <w:rPr>
              <w:sz w:val="24"/>
              <w:szCs w:val="24"/>
            </w:rPr>
          </w:pPr>
        </w:p>
        <w:p w14:paraId="521F8A9D" w14:textId="77777777" w:rsidR="001B4E05" w:rsidRDefault="001B4E05" w:rsidP="009565EF">
          <w:pPr>
            <w:spacing w:after="0" w:line="240" w:lineRule="auto"/>
            <w:rPr>
              <w:b/>
              <w:sz w:val="24"/>
              <w:szCs w:val="24"/>
            </w:rPr>
          </w:pPr>
        </w:p>
        <w:p w14:paraId="1F1587BF" w14:textId="77777777" w:rsidR="001B4E05" w:rsidRDefault="001B4E05" w:rsidP="009565EF">
          <w:pPr>
            <w:spacing w:after="0" w:line="240" w:lineRule="auto"/>
            <w:rPr>
              <w:b/>
              <w:sz w:val="24"/>
              <w:szCs w:val="24"/>
            </w:rPr>
          </w:pPr>
        </w:p>
        <w:p w14:paraId="4CCB4509" w14:textId="24A2EDFC" w:rsidR="00915064" w:rsidRDefault="00915064" w:rsidP="009565EF">
          <w:pPr>
            <w:spacing w:after="0" w:line="240" w:lineRule="auto"/>
            <w:rPr>
              <w:sz w:val="24"/>
              <w:szCs w:val="24"/>
            </w:rPr>
          </w:pPr>
          <w:r w:rsidRPr="00A62765">
            <w:rPr>
              <w:b/>
              <w:sz w:val="24"/>
              <w:szCs w:val="24"/>
            </w:rPr>
            <w:t>CLASS</w:t>
          </w:r>
          <w:r w:rsidR="00A23C8B" w:rsidRPr="00A62765">
            <w:rPr>
              <w:b/>
              <w:sz w:val="24"/>
              <w:szCs w:val="24"/>
            </w:rPr>
            <w:t xml:space="preserve"> </w:t>
          </w:r>
          <w:r w:rsidR="00A23C8B">
            <w:rPr>
              <w:sz w:val="24"/>
              <w:szCs w:val="24"/>
            </w:rPr>
            <w:t>PhysicsObject:</w:t>
          </w:r>
        </w:p>
        <w:p w14:paraId="7493D803" w14:textId="2FDB7D43" w:rsidR="00A23C8B" w:rsidRPr="00A62765" w:rsidRDefault="00A23C8B" w:rsidP="009565EF">
          <w:pPr>
            <w:spacing w:after="0"/>
            <w:ind w:firstLine="576"/>
            <w:rPr>
              <w:b/>
              <w:sz w:val="24"/>
              <w:szCs w:val="24"/>
            </w:rPr>
          </w:pPr>
          <w:r w:rsidRPr="00A62765">
            <w:rPr>
              <w:b/>
              <w:sz w:val="24"/>
              <w:szCs w:val="24"/>
            </w:rPr>
            <w:t>FIELDS:</w:t>
          </w:r>
        </w:p>
        <w:p w14:paraId="73FAD3D5" w14:textId="68932B42"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PUBLIC:</w:t>
          </w:r>
        </w:p>
        <w:p w14:paraId="65B892B4" w14:textId="0B730B12" w:rsidR="00A23C8B" w:rsidRDefault="00A23C8B" w:rsidP="009565EF">
          <w:pPr>
            <w:spacing w:after="0"/>
            <w:ind w:firstLine="576"/>
            <w:rPr>
              <w:sz w:val="24"/>
              <w:szCs w:val="24"/>
            </w:rPr>
          </w:pPr>
          <w:r>
            <w:rPr>
              <w:sz w:val="24"/>
              <w:szCs w:val="24"/>
            </w:rPr>
            <w:tab/>
          </w:r>
          <w:r>
            <w:rPr>
              <w:sz w:val="24"/>
              <w:szCs w:val="24"/>
            </w:rPr>
            <w:tab/>
          </w:r>
          <w:r>
            <w:rPr>
              <w:sz w:val="24"/>
              <w:szCs w:val="24"/>
            </w:rPr>
            <w:tab/>
          </w:r>
          <w:r w:rsidR="009565EF" w:rsidRPr="004254C7">
            <w:rPr>
              <w:b/>
              <w:sz w:val="24"/>
              <w:szCs w:val="24"/>
            </w:rPr>
            <w:t>INT</w:t>
          </w:r>
          <w:r w:rsidR="009565EF">
            <w:rPr>
              <w:sz w:val="24"/>
              <w:szCs w:val="24"/>
            </w:rPr>
            <w:t xml:space="preserve"> x</w:t>
          </w:r>
        </w:p>
        <w:p w14:paraId="509BFE2E" w14:textId="10D8F1EB"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w:t>
          </w:r>
        </w:p>
        <w:p w14:paraId="6DC57466" w14:textId="3E5184C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INT </w:t>
          </w:r>
          <w:r>
            <w:rPr>
              <w:sz w:val="24"/>
              <w:szCs w:val="24"/>
            </w:rPr>
            <w:t>Mass</w:t>
          </w:r>
        </w:p>
        <w:p w14:paraId="3A5156F5" w14:textId="3DA0017E"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XVelocity //velocity in the x direction</w:t>
          </w:r>
        </w:p>
        <w:p w14:paraId="68A8C914" w14:textId="55297575"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YVelocity //velocity in the y direction</w:t>
          </w:r>
        </w:p>
        <w:p w14:paraId="36C4FE03" w14:textId="35F8EAD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D</w:t>
          </w:r>
          <w:r w:rsidR="00374B42">
            <w:rPr>
              <w:b/>
              <w:sz w:val="24"/>
              <w:szCs w:val="24"/>
            </w:rPr>
            <w:t xml:space="preserve">isplayObject </w:t>
          </w:r>
          <w:r w:rsidR="00357C0F">
            <w:rPr>
              <w:sz w:val="24"/>
              <w:szCs w:val="24"/>
            </w:rPr>
            <w:t>D</w:t>
          </w:r>
          <w:r>
            <w:rPr>
              <w:sz w:val="24"/>
              <w:szCs w:val="24"/>
            </w:rPr>
            <w:t>isplayObject</w:t>
          </w:r>
        </w:p>
        <w:p w14:paraId="3A47EA78" w14:textId="6CA4ACDD" w:rsidR="00A23C8B" w:rsidRPr="00A62765" w:rsidRDefault="00A23C8B" w:rsidP="001F56A8">
          <w:pPr>
            <w:spacing w:after="0"/>
            <w:ind w:firstLine="576"/>
            <w:rPr>
              <w:b/>
              <w:sz w:val="24"/>
              <w:szCs w:val="24"/>
            </w:rPr>
          </w:pPr>
          <w:r>
            <w:rPr>
              <w:sz w:val="24"/>
              <w:szCs w:val="24"/>
            </w:rPr>
            <w:tab/>
          </w:r>
          <w:r w:rsidRPr="00A62765">
            <w:rPr>
              <w:b/>
              <w:sz w:val="24"/>
              <w:szCs w:val="24"/>
            </w:rPr>
            <w:tab/>
            <w:t>PRIVATE:</w:t>
          </w:r>
        </w:p>
        <w:p w14:paraId="23D7FB96" w14:textId="12615007" w:rsidR="00A23C8B" w:rsidRPr="00A62765" w:rsidRDefault="00A23C8B" w:rsidP="009565EF">
          <w:pPr>
            <w:spacing w:after="0"/>
            <w:ind w:firstLine="576"/>
            <w:rPr>
              <w:b/>
              <w:sz w:val="24"/>
              <w:szCs w:val="24"/>
            </w:rPr>
          </w:pPr>
          <w:r w:rsidRPr="00A62765">
            <w:rPr>
              <w:b/>
              <w:sz w:val="24"/>
              <w:szCs w:val="24"/>
            </w:rPr>
            <w:t>METHODS:</w:t>
          </w:r>
        </w:p>
        <w:p w14:paraId="1531713C" w14:textId="77777777" w:rsidR="00A23C8B" w:rsidRPr="00A62765" w:rsidRDefault="00A23C8B" w:rsidP="009565EF">
          <w:pPr>
            <w:spacing w:after="0"/>
            <w:ind w:firstLine="576"/>
            <w:rPr>
              <w:b/>
              <w:sz w:val="24"/>
              <w:szCs w:val="24"/>
            </w:rPr>
          </w:pPr>
          <w:r w:rsidRPr="00A62765">
            <w:rPr>
              <w:b/>
              <w:sz w:val="24"/>
              <w:szCs w:val="24"/>
            </w:rPr>
            <w:tab/>
          </w:r>
          <w:r w:rsidRPr="00A62765">
            <w:rPr>
              <w:b/>
              <w:sz w:val="24"/>
              <w:szCs w:val="24"/>
            </w:rPr>
            <w:tab/>
            <w:t>PUBLIC:</w:t>
          </w:r>
        </w:p>
        <w:p w14:paraId="4F0C5E06" w14:textId="04FA56EA"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Pr>
              <w:sz w:val="24"/>
              <w:szCs w:val="24"/>
            </w:rPr>
            <w:t xml:space="preserve"> </w:t>
          </w:r>
          <w:r w:rsidR="00B55F36">
            <w:rPr>
              <w:sz w:val="24"/>
              <w:szCs w:val="24"/>
            </w:rPr>
            <w:t>Update()</w:t>
          </w:r>
          <w:r w:rsidR="002728E5">
            <w:rPr>
              <w:sz w:val="24"/>
              <w:szCs w:val="24"/>
            </w:rPr>
            <w:t xml:space="preserve"> //update position etc</w:t>
          </w:r>
        </w:p>
        <w:p w14:paraId="12A46D0A" w14:textId="291506F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sidR="00B55F36">
            <w:rPr>
              <w:sz w:val="24"/>
              <w:szCs w:val="24"/>
            </w:rPr>
            <w:t xml:space="preserve"> Draw(x, y)</w:t>
          </w:r>
          <w:r w:rsidR="002728E5">
            <w:rPr>
              <w:sz w:val="24"/>
              <w:szCs w:val="24"/>
            </w:rPr>
            <w:t xml:space="preserve"> //draw the object to screen</w:t>
          </w:r>
        </w:p>
        <w:p w14:paraId="24D1C339" w14:textId="77777777"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PRIVATE:</w:t>
          </w:r>
        </w:p>
        <w:p w14:paraId="09372C16" w14:textId="2EF982EA" w:rsidR="00A23C8B" w:rsidRDefault="00A23C8B" w:rsidP="00553566">
          <w:pPr>
            <w:rPr>
              <w:sz w:val="24"/>
              <w:szCs w:val="24"/>
            </w:rPr>
          </w:pPr>
        </w:p>
        <w:p w14:paraId="00856CB5" w14:textId="1D89C2A4" w:rsidR="009565EF" w:rsidRDefault="009565EF" w:rsidP="009565EF">
          <w:pPr>
            <w:spacing w:after="0" w:line="240" w:lineRule="auto"/>
            <w:rPr>
              <w:sz w:val="24"/>
              <w:szCs w:val="24"/>
            </w:rPr>
          </w:pPr>
          <w:r w:rsidRPr="00A62765">
            <w:rPr>
              <w:b/>
              <w:sz w:val="24"/>
              <w:szCs w:val="24"/>
            </w:rPr>
            <w:t xml:space="preserve">CLASS </w:t>
          </w:r>
          <w:r w:rsidR="00320EF0">
            <w:rPr>
              <w:sz w:val="24"/>
              <w:szCs w:val="24"/>
            </w:rPr>
            <w:t>Particle</w:t>
          </w:r>
          <w:r w:rsidR="00272F79">
            <w:rPr>
              <w:sz w:val="24"/>
              <w:szCs w:val="24"/>
            </w:rPr>
            <w:t xml:space="preserve"> </w:t>
          </w:r>
          <w:r w:rsidR="00272F79" w:rsidRPr="00A62765">
            <w:rPr>
              <w:b/>
              <w:sz w:val="24"/>
              <w:szCs w:val="24"/>
            </w:rPr>
            <w:t xml:space="preserve">EXTENDS </w:t>
          </w:r>
          <w:r w:rsidR="00272F79">
            <w:rPr>
              <w:sz w:val="24"/>
              <w:szCs w:val="24"/>
            </w:rPr>
            <w:t>PhysicsObject</w:t>
          </w:r>
          <w:r>
            <w:rPr>
              <w:sz w:val="24"/>
              <w:szCs w:val="24"/>
            </w:rPr>
            <w:t>:</w:t>
          </w:r>
        </w:p>
        <w:p w14:paraId="19A7F981" w14:textId="77777777" w:rsidR="009565EF" w:rsidRPr="00A62765" w:rsidRDefault="009565EF" w:rsidP="009565EF">
          <w:pPr>
            <w:spacing w:after="0"/>
            <w:ind w:firstLine="576"/>
            <w:rPr>
              <w:b/>
              <w:sz w:val="24"/>
              <w:szCs w:val="24"/>
            </w:rPr>
          </w:pPr>
          <w:r w:rsidRPr="00A62765">
            <w:rPr>
              <w:b/>
              <w:sz w:val="24"/>
              <w:szCs w:val="24"/>
            </w:rPr>
            <w:t>FIELDS:</w:t>
          </w:r>
        </w:p>
        <w:p w14:paraId="5C1B819C"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0F8B1DF1" w14:textId="373486FC"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Radius</w:t>
          </w:r>
        </w:p>
        <w:p w14:paraId="3FDDB34E" w14:textId="47586520"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STRING </w:t>
          </w:r>
          <w:r>
            <w:rPr>
              <w:sz w:val="24"/>
              <w:szCs w:val="24"/>
            </w:rPr>
            <w:t>Style //color, gradients, etc</w:t>
          </w:r>
        </w:p>
        <w:p w14:paraId="2EC015F9" w14:textId="1B0DBD69" w:rsidR="00357C0F" w:rsidRDefault="00357C0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FLOAT</w:t>
          </w:r>
          <w:r>
            <w:rPr>
              <w:sz w:val="24"/>
              <w:szCs w:val="24"/>
            </w:rPr>
            <w:t xml:space="preserve"> CoefficientOfRestitution</w:t>
          </w:r>
        </w:p>
        <w:p w14:paraId="39430123" w14:textId="45732023" w:rsidR="009565EF" w:rsidRDefault="009565EF" w:rsidP="001F56A8">
          <w:pPr>
            <w:spacing w:after="0"/>
            <w:ind w:firstLine="576"/>
            <w:rPr>
              <w:b/>
              <w:sz w:val="24"/>
              <w:szCs w:val="24"/>
            </w:rPr>
          </w:pPr>
          <w:r>
            <w:rPr>
              <w:sz w:val="24"/>
              <w:szCs w:val="24"/>
            </w:rPr>
            <w:tab/>
          </w:r>
          <w:r>
            <w:rPr>
              <w:sz w:val="24"/>
              <w:szCs w:val="24"/>
            </w:rPr>
            <w:tab/>
          </w:r>
          <w:r w:rsidRPr="00A62765">
            <w:rPr>
              <w:b/>
              <w:sz w:val="24"/>
              <w:szCs w:val="24"/>
            </w:rPr>
            <w:t>PRIVATE:</w:t>
          </w:r>
        </w:p>
        <w:p w14:paraId="572BA0D6" w14:textId="49869AE9" w:rsidR="00100D0A" w:rsidRPr="00100D0A" w:rsidRDefault="00100D0A" w:rsidP="001F56A8">
          <w:pPr>
            <w:spacing w:after="0"/>
            <w:ind w:firstLine="576"/>
            <w:rPr>
              <w:sz w:val="24"/>
              <w:szCs w:val="24"/>
            </w:rPr>
          </w:pPr>
          <w:r>
            <w:rPr>
              <w:b/>
              <w:sz w:val="24"/>
              <w:szCs w:val="24"/>
            </w:rPr>
            <w:tab/>
          </w:r>
          <w:r>
            <w:rPr>
              <w:b/>
              <w:sz w:val="24"/>
              <w:szCs w:val="24"/>
            </w:rPr>
            <w:tab/>
          </w:r>
          <w:r>
            <w:rPr>
              <w:b/>
              <w:sz w:val="24"/>
              <w:szCs w:val="24"/>
            </w:rPr>
            <w:tab/>
            <w:t xml:space="preserve">BOOLEAN </w:t>
          </w:r>
          <w:r>
            <w:rPr>
              <w:sz w:val="24"/>
              <w:szCs w:val="24"/>
            </w:rPr>
            <w:t>IsSelected</w:t>
          </w:r>
        </w:p>
        <w:p w14:paraId="5A8F7002" w14:textId="77777777" w:rsidR="009565EF" w:rsidRPr="00A62765" w:rsidRDefault="009565EF" w:rsidP="009565EF">
          <w:pPr>
            <w:spacing w:after="0"/>
            <w:ind w:firstLine="576"/>
            <w:rPr>
              <w:b/>
              <w:sz w:val="24"/>
              <w:szCs w:val="24"/>
            </w:rPr>
          </w:pPr>
          <w:r w:rsidRPr="00A62765">
            <w:rPr>
              <w:b/>
              <w:sz w:val="24"/>
              <w:szCs w:val="24"/>
            </w:rPr>
            <w:t>METHODS:</w:t>
          </w:r>
        </w:p>
        <w:p w14:paraId="4BC8E3D4"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5394BE8B" w14:textId="2613EC0B" w:rsidR="00A62765" w:rsidRPr="007E1EF0" w:rsidRDefault="007E1EF0" w:rsidP="007E1EF0">
          <w:pPr>
            <w:spacing w:after="0"/>
            <w:ind w:firstLine="576"/>
            <w:rPr>
              <w:b/>
              <w:sz w:val="24"/>
              <w:szCs w:val="24"/>
            </w:rPr>
          </w:pPr>
          <w:r>
            <w:rPr>
              <w:b/>
              <w:sz w:val="24"/>
              <w:szCs w:val="24"/>
            </w:rPr>
            <w:tab/>
          </w:r>
          <w:r>
            <w:rPr>
              <w:b/>
              <w:sz w:val="24"/>
              <w:szCs w:val="24"/>
            </w:rPr>
            <w:tab/>
            <w:t>PRIVATE:</w:t>
          </w:r>
        </w:p>
        <w:p w14:paraId="19200DFF" w14:textId="77777777" w:rsidR="004254C7" w:rsidRDefault="004254C7" w:rsidP="00A62765">
          <w:pPr>
            <w:spacing w:after="0" w:line="240" w:lineRule="auto"/>
            <w:rPr>
              <w:b/>
              <w:sz w:val="24"/>
              <w:szCs w:val="24"/>
            </w:rPr>
          </w:pPr>
        </w:p>
        <w:p w14:paraId="41186873" w14:textId="2347C4C7" w:rsidR="00A62765" w:rsidRPr="00A62765" w:rsidRDefault="00A62765" w:rsidP="00A62765">
          <w:pPr>
            <w:spacing w:after="0" w:line="240" w:lineRule="auto"/>
            <w:rPr>
              <w:b/>
              <w:sz w:val="24"/>
              <w:szCs w:val="24"/>
            </w:rPr>
          </w:pPr>
          <w:r w:rsidRPr="00A62765">
            <w:rPr>
              <w:b/>
              <w:sz w:val="24"/>
              <w:szCs w:val="24"/>
            </w:rPr>
            <w:t xml:space="preserve">CLASS </w:t>
          </w:r>
          <w:r w:rsidR="004F58C9">
            <w:rPr>
              <w:sz w:val="24"/>
              <w:szCs w:val="24"/>
            </w:rPr>
            <w:t>SimulationEngine</w:t>
          </w:r>
          <w:r w:rsidRPr="00A62765">
            <w:rPr>
              <w:sz w:val="24"/>
              <w:szCs w:val="24"/>
            </w:rPr>
            <w:t>:</w:t>
          </w:r>
        </w:p>
        <w:p w14:paraId="606BCF9A" w14:textId="77777777" w:rsidR="00A62765" w:rsidRPr="00A62765" w:rsidRDefault="00A62765" w:rsidP="00A62765">
          <w:pPr>
            <w:spacing w:after="0"/>
            <w:ind w:firstLine="576"/>
            <w:rPr>
              <w:b/>
              <w:sz w:val="24"/>
              <w:szCs w:val="24"/>
            </w:rPr>
          </w:pPr>
          <w:r w:rsidRPr="00A62765">
            <w:rPr>
              <w:b/>
              <w:sz w:val="24"/>
              <w:szCs w:val="24"/>
            </w:rPr>
            <w:t>FIELDS:</w:t>
          </w:r>
        </w:p>
        <w:p w14:paraId="23084042" w14:textId="77777777" w:rsidR="00A62765" w:rsidRDefault="00A62765" w:rsidP="00A62765">
          <w:pPr>
            <w:spacing w:after="0"/>
            <w:ind w:firstLine="576"/>
            <w:rPr>
              <w:b/>
              <w:sz w:val="24"/>
              <w:szCs w:val="24"/>
            </w:rPr>
          </w:pPr>
          <w:r w:rsidRPr="00A62765">
            <w:rPr>
              <w:b/>
              <w:sz w:val="24"/>
              <w:szCs w:val="24"/>
            </w:rPr>
            <w:tab/>
          </w:r>
          <w:r w:rsidRPr="00A62765">
            <w:rPr>
              <w:b/>
              <w:sz w:val="24"/>
              <w:szCs w:val="24"/>
            </w:rPr>
            <w:tab/>
            <w:t>PUBLIC:</w:t>
          </w:r>
        </w:p>
        <w:p w14:paraId="4DB35E8C" w14:textId="77777777" w:rsidR="00D436AC" w:rsidRDefault="004254C7" w:rsidP="00D436AC">
          <w:pPr>
            <w:spacing w:after="0"/>
            <w:ind w:firstLine="576"/>
            <w:rPr>
              <w:sz w:val="24"/>
              <w:szCs w:val="24"/>
            </w:rPr>
          </w:pPr>
          <w:r>
            <w:rPr>
              <w:b/>
              <w:sz w:val="24"/>
              <w:szCs w:val="24"/>
            </w:rPr>
            <w:tab/>
          </w:r>
          <w:r>
            <w:rPr>
              <w:b/>
              <w:sz w:val="24"/>
              <w:szCs w:val="24"/>
            </w:rPr>
            <w:tab/>
          </w:r>
          <w:r>
            <w:rPr>
              <w:b/>
              <w:sz w:val="24"/>
              <w:szCs w:val="24"/>
            </w:rPr>
            <w:tab/>
          </w:r>
          <w:r w:rsidR="00D436AC">
            <w:rPr>
              <w:b/>
              <w:sz w:val="24"/>
              <w:szCs w:val="24"/>
            </w:rPr>
            <w:t xml:space="preserve">INT </w:t>
          </w:r>
          <w:r w:rsidR="00D436AC">
            <w:rPr>
              <w:sz w:val="24"/>
              <w:szCs w:val="24"/>
            </w:rPr>
            <w:t>Width</w:t>
          </w:r>
        </w:p>
        <w:p w14:paraId="753EEE68" w14:textId="77777777"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4BE99A70" w14:textId="4F4DA596" w:rsidR="001E2D8E" w:rsidRPr="00DA47EC"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ARRAY OF </w:t>
          </w:r>
          <w:r w:rsidR="00BD58B7" w:rsidRPr="00BD58B7">
            <w:rPr>
              <w:b/>
              <w:sz w:val="24"/>
              <w:szCs w:val="24"/>
            </w:rPr>
            <w:t>Particle</w:t>
          </w:r>
          <w:r>
            <w:rPr>
              <w:sz w:val="24"/>
              <w:szCs w:val="24"/>
            </w:rPr>
            <w:t xml:space="preserve"> </w:t>
          </w:r>
          <w:r w:rsidR="00BD58B7">
            <w:rPr>
              <w:sz w:val="24"/>
              <w:szCs w:val="24"/>
            </w:rPr>
            <w:t>Particle</w:t>
          </w:r>
          <w:r>
            <w:rPr>
              <w:sz w:val="24"/>
              <w:szCs w:val="24"/>
            </w:rPr>
            <w:t>s</w:t>
          </w:r>
        </w:p>
        <w:p w14:paraId="25E769C5" w14:textId="3AE0F99C"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39D17CB0" w14:textId="77777777" w:rsidR="00A62765" w:rsidRPr="00A62765" w:rsidRDefault="00A62765" w:rsidP="00A62765">
          <w:pPr>
            <w:spacing w:after="0"/>
            <w:ind w:firstLine="576"/>
            <w:rPr>
              <w:b/>
              <w:sz w:val="24"/>
              <w:szCs w:val="24"/>
            </w:rPr>
          </w:pPr>
          <w:r w:rsidRPr="00A62765">
            <w:rPr>
              <w:b/>
              <w:sz w:val="24"/>
              <w:szCs w:val="24"/>
            </w:rPr>
            <w:t>METHODS:</w:t>
          </w:r>
        </w:p>
        <w:p w14:paraId="35ECE5D1" w14:textId="5D577B50" w:rsidR="006C11B3" w:rsidRPr="00131D90" w:rsidRDefault="00A62765" w:rsidP="00131D90">
          <w:pPr>
            <w:spacing w:after="0"/>
            <w:ind w:firstLine="576"/>
            <w:rPr>
              <w:b/>
              <w:sz w:val="24"/>
              <w:szCs w:val="24"/>
            </w:rPr>
          </w:pPr>
          <w:r w:rsidRPr="00A62765">
            <w:rPr>
              <w:b/>
              <w:sz w:val="24"/>
              <w:szCs w:val="24"/>
            </w:rPr>
            <w:tab/>
          </w:r>
          <w:r w:rsidRPr="00A62765">
            <w:rPr>
              <w:b/>
              <w:sz w:val="24"/>
              <w:szCs w:val="24"/>
            </w:rPr>
            <w:tab/>
            <w:t>PUBLIC:</w:t>
          </w:r>
        </w:p>
        <w:p w14:paraId="69DCFFCB" w14:textId="43B5B3E1"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TestCollisi</w:t>
          </w:r>
          <w:r w:rsidR="00B55F36">
            <w:rPr>
              <w:sz w:val="24"/>
              <w:szCs w:val="24"/>
            </w:rPr>
            <w:t>on(</w:t>
          </w:r>
          <w:r w:rsidR="006C2107">
            <w:rPr>
              <w:sz w:val="24"/>
              <w:szCs w:val="24"/>
            </w:rPr>
            <w:t>particle1, particle2</w:t>
          </w:r>
          <w:r w:rsidR="00B55F36">
            <w:rPr>
              <w:sz w:val="24"/>
              <w:szCs w:val="24"/>
            </w:rPr>
            <w:t>, collision)</w:t>
          </w:r>
        </w:p>
        <w:p w14:paraId="5E4DFADE" w14:textId="029D649D"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HandleEdgeCollision</w:t>
          </w:r>
          <w:r w:rsidR="00B55F36">
            <w:rPr>
              <w:sz w:val="24"/>
              <w:szCs w:val="24"/>
            </w:rPr>
            <w:t>(object)</w:t>
          </w:r>
        </w:p>
        <w:p w14:paraId="51D3C51F" w14:textId="338F51CD" w:rsidR="00D436AC" w:rsidRPr="001E2D8E"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sidR="00B55F36">
            <w:rPr>
              <w:sz w:val="24"/>
              <w:szCs w:val="24"/>
            </w:rPr>
            <w:t>HandleCollision(collision)</w:t>
          </w:r>
        </w:p>
        <w:p w14:paraId="5D59AFCA" w14:textId="77777777"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6F40E8EF" w14:textId="77777777" w:rsidR="00A62765" w:rsidRDefault="00A62765" w:rsidP="009565EF">
          <w:pPr>
            <w:spacing w:after="0"/>
            <w:ind w:firstLine="576"/>
            <w:rPr>
              <w:sz w:val="24"/>
              <w:szCs w:val="24"/>
            </w:rPr>
          </w:pPr>
        </w:p>
        <w:p w14:paraId="552E10A6" w14:textId="1DFA8125" w:rsidR="00DD5254" w:rsidRPr="00A62765" w:rsidRDefault="00DD5254" w:rsidP="00DD5254">
          <w:pPr>
            <w:spacing w:after="0" w:line="240" w:lineRule="auto"/>
            <w:rPr>
              <w:b/>
              <w:sz w:val="24"/>
              <w:szCs w:val="24"/>
            </w:rPr>
          </w:pPr>
          <w:r w:rsidRPr="00A62765">
            <w:rPr>
              <w:b/>
              <w:sz w:val="24"/>
              <w:szCs w:val="24"/>
            </w:rPr>
            <w:t xml:space="preserve">CLASS </w:t>
          </w:r>
          <w:r w:rsidRPr="00A62765">
            <w:rPr>
              <w:sz w:val="24"/>
              <w:szCs w:val="24"/>
            </w:rPr>
            <w:t>P</w:t>
          </w:r>
          <w:r>
            <w:rPr>
              <w:sz w:val="24"/>
              <w:szCs w:val="24"/>
            </w:rPr>
            <w:t>ositionVector</w:t>
          </w:r>
          <w:r w:rsidRPr="00A62765">
            <w:rPr>
              <w:sz w:val="24"/>
              <w:szCs w:val="24"/>
            </w:rPr>
            <w:t>:</w:t>
          </w:r>
        </w:p>
        <w:p w14:paraId="6341A5B7" w14:textId="77777777" w:rsidR="00DD5254" w:rsidRPr="00A62765" w:rsidRDefault="00DD5254" w:rsidP="00DD5254">
          <w:pPr>
            <w:spacing w:after="0"/>
            <w:ind w:firstLine="576"/>
            <w:rPr>
              <w:b/>
              <w:sz w:val="24"/>
              <w:szCs w:val="24"/>
            </w:rPr>
          </w:pPr>
          <w:r w:rsidRPr="00A62765">
            <w:rPr>
              <w:b/>
              <w:sz w:val="24"/>
              <w:szCs w:val="24"/>
            </w:rPr>
            <w:t>FIELDS:</w:t>
          </w:r>
        </w:p>
        <w:p w14:paraId="687F4F85"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2E39334C" w14:textId="61F89957" w:rsidR="00DD5254" w:rsidRDefault="00DD5254"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XComponent</w:t>
          </w:r>
        </w:p>
        <w:p w14:paraId="41151CA4" w14:textId="4A832E1A" w:rsidR="00DD5254" w:rsidRPr="00DD5254" w:rsidRDefault="00DD5254"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YComponent</w:t>
          </w:r>
        </w:p>
        <w:p w14:paraId="771A8CB0"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509420F1" w14:textId="77777777" w:rsidR="00DD5254" w:rsidRPr="00A62765" w:rsidRDefault="00DD5254" w:rsidP="00DD5254">
          <w:pPr>
            <w:spacing w:after="0"/>
            <w:ind w:firstLine="576"/>
            <w:rPr>
              <w:b/>
              <w:sz w:val="24"/>
              <w:szCs w:val="24"/>
            </w:rPr>
          </w:pPr>
          <w:r w:rsidRPr="00A62765">
            <w:rPr>
              <w:b/>
              <w:sz w:val="24"/>
              <w:szCs w:val="24"/>
            </w:rPr>
            <w:t>METHODS:</w:t>
          </w:r>
        </w:p>
        <w:p w14:paraId="5DC091B2"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5DD67CCA" w14:textId="74D13568" w:rsidR="00AE7BAD" w:rsidRDefault="00AE7BAD"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DocProduct(positionVector</w:t>
          </w:r>
          <w:r w:rsidR="00B55F36">
            <w:rPr>
              <w:sz w:val="24"/>
              <w:szCs w:val="24"/>
            </w:rPr>
            <w:t>)</w:t>
          </w:r>
        </w:p>
        <w:p w14:paraId="450A32BD" w14:textId="6B1907A7" w:rsid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B55F36">
            <w:rPr>
              <w:sz w:val="24"/>
              <w:szCs w:val="24"/>
            </w:rPr>
            <w:t>GetMagnitude()</w:t>
          </w:r>
        </w:p>
        <w:p w14:paraId="4B7A9255" w14:textId="63D6EAA9" w:rsidR="00FB59CD" w:rsidRP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AB3AD3">
            <w:rPr>
              <w:sz w:val="24"/>
              <w:szCs w:val="24"/>
            </w:rPr>
            <w:t>GetMagnitudeSqr</w:t>
          </w:r>
          <w:r w:rsidR="00B55F36">
            <w:rPr>
              <w:sz w:val="24"/>
              <w:szCs w:val="24"/>
            </w:rPr>
            <w:t>()</w:t>
          </w:r>
          <w:r>
            <w:rPr>
              <w:sz w:val="24"/>
              <w:szCs w:val="24"/>
            </w:rPr>
            <w:t xml:space="preserve"> //get the magnitude squared</w:t>
          </w:r>
        </w:p>
        <w:p w14:paraId="49395DC1" w14:textId="49526940" w:rsidR="00AE7BAD" w:rsidRPr="008212E8" w:rsidRDefault="00AE7BAD" w:rsidP="00DD5254">
          <w:pPr>
            <w:spacing w:after="0"/>
            <w:ind w:firstLine="576"/>
            <w:rPr>
              <w:sz w:val="24"/>
              <w:szCs w:val="24"/>
            </w:rPr>
          </w:pPr>
          <w:r>
            <w:rPr>
              <w:sz w:val="24"/>
              <w:szCs w:val="24"/>
            </w:rPr>
            <w:tab/>
          </w:r>
          <w:r>
            <w:rPr>
              <w:sz w:val="24"/>
              <w:szCs w:val="24"/>
            </w:rPr>
            <w:tab/>
          </w:r>
          <w:r>
            <w:rPr>
              <w:sz w:val="24"/>
              <w:szCs w:val="24"/>
            </w:rPr>
            <w:tab/>
          </w:r>
          <w:r w:rsidR="008212E8">
            <w:rPr>
              <w:b/>
              <w:sz w:val="24"/>
              <w:szCs w:val="24"/>
            </w:rPr>
            <w:t xml:space="preserve">PROC </w:t>
          </w:r>
          <w:r w:rsidR="00B55F36">
            <w:rPr>
              <w:sz w:val="24"/>
              <w:szCs w:val="24"/>
            </w:rPr>
            <w:t>Rotate(angle)</w:t>
          </w:r>
        </w:p>
        <w:p w14:paraId="3FA232D4"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424F07D2" w14:textId="77777777" w:rsidR="00357C0F" w:rsidRDefault="00357C0F" w:rsidP="009565EF">
          <w:pPr>
            <w:spacing w:after="0"/>
            <w:ind w:firstLine="576"/>
            <w:rPr>
              <w:sz w:val="24"/>
              <w:szCs w:val="24"/>
            </w:rPr>
          </w:pPr>
        </w:p>
        <w:p w14:paraId="0A77B540" w14:textId="20284DFA" w:rsidR="00D436AC" w:rsidRPr="00A62765" w:rsidRDefault="00D436AC" w:rsidP="00D436AC">
          <w:pPr>
            <w:spacing w:after="0" w:line="240" w:lineRule="auto"/>
            <w:rPr>
              <w:b/>
              <w:sz w:val="24"/>
              <w:szCs w:val="24"/>
            </w:rPr>
          </w:pPr>
          <w:r w:rsidRPr="00A62765">
            <w:rPr>
              <w:b/>
              <w:sz w:val="24"/>
              <w:szCs w:val="24"/>
            </w:rPr>
            <w:t xml:space="preserve">CLASS </w:t>
          </w:r>
          <w:r>
            <w:rPr>
              <w:sz w:val="24"/>
              <w:szCs w:val="24"/>
            </w:rPr>
            <w:t>Widget</w:t>
          </w:r>
          <w:r w:rsidRPr="00A62765">
            <w:rPr>
              <w:sz w:val="24"/>
              <w:szCs w:val="24"/>
            </w:rPr>
            <w:t>:</w:t>
          </w:r>
        </w:p>
        <w:p w14:paraId="2D71123F" w14:textId="77777777" w:rsidR="00D436AC" w:rsidRPr="00A62765" w:rsidRDefault="00D436AC" w:rsidP="00D436AC">
          <w:pPr>
            <w:spacing w:after="0"/>
            <w:ind w:firstLine="576"/>
            <w:rPr>
              <w:b/>
              <w:sz w:val="24"/>
              <w:szCs w:val="24"/>
            </w:rPr>
          </w:pPr>
          <w:r w:rsidRPr="00A62765">
            <w:rPr>
              <w:b/>
              <w:sz w:val="24"/>
              <w:szCs w:val="24"/>
            </w:rPr>
            <w:t>FIELDS:</w:t>
          </w:r>
        </w:p>
        <w:p w14:paraId="45442CD0" w14:textId="4855DDF2"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213062A2" w14:textId="6CD671D3"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Width</w:t>
          </w:r>
        </w:p>
        <w:p w14:paraId="08E7A2EA" w14:textId="3C87D7FB" w:rsidR="00131D90" w:rsidRDefault="00131D9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25DA6C89" w14:textId="76DB4531" w:rsidR="003A3230" w:rsidRPr="003A3230" w:rsidRDefault="003A323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Stage </w:t>
          </w:r>
          <w:r>
            <w:rPr>
              <w:sz w:val="24"/>
              <w:szCs w:val="24"/>
            </w:rPr>
            <w:t>Stage</w:t>
          </w:r>
        </w:p>
        <w:p w14:paraId="54F31066"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PRIVATE:</w:t>
          </w:r>
        </w:p>
        <w:p w14:paraId="6A8F8B38" w14:textId="3AA7EC93" w:rsidR="00100D0A" w:rsidRPr="00A62765" w:rsidRDefault="00100D0A" w:rsidP="00D436AC">
          <w:pPr>
            <w:spacing w:after="0"/>
            <w:ind w:firstLine="576"/>
            <w:rPr>
              <w:b/>
              <w:sz w:val="24"/>
              <w:szCs w:val="24"/>
            </w:rPr>
          </w:pPr>
          <w:r>
            <w:rPr>
              <w:b/>
              <w:sz w:val="24"/>
              <w:szCs w:val="24"/>
            </w:rPr>
            <w:tab/>
          </w:r>
          <w:r>
            <w:rPr>
              <w:b/>
              <w:sz w:val="24"/>
              <w:szCs w:val="24"/>
            </w:rPr>
            <w:tab/>
          </w:r>
          <w:r>
            <w:rPr>
              <w:b/>
              <w:sz w:val="24"/>
              <w:szCs w:val="24"/>
            </w:rPr>
            <w:tab/>
          </w:r>
        </w:p>
        <w:p w14:paraId="0BC907E1" w14:textId="77777777" w:rsidR="00D436AC" w:rsidRPr="00A62765" w:rsidRDefault="00D436AC" w:rsidP="00D436AC">
          <w:pPr>
            <w:spacing w:after="0"/>
            <w:ind w:firstLine="576"/>
            <w:rPr>
              <w:b/>
              <w:sz w:val="24"/>
              <w:szCs w:val="24"/>
            </w:rPr>
          </w:pPr>
          <w:r w:rsidRPr="00A62765">
            <w:rPr>
              <w:b/>
              <w:sz w:val="24"/>
              <w:szCs w:val="24"/>
            </w:rPr>
            <w:t>METHODS:</w:t>
          </w:r>
        </w:p>
        <w:p w14:paraId="3A3FE8A7"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0B2F178D" w14:textId="07731F51"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PROC </w:t>
          </w:r>
          <w:r w:rsidR="00B55F36">
            <w:rPr>
              <w:sz w:val="24"/>
              <w:szCs w:val="24"/>
            </w:rPr>
            <w:t>Init()</w:t>
          </w:r>
        </w:p>
        <w:p w14:paraId="6D5F21B0" w14:textId="19B8962E" w:rsidR="00EA0D53" w:rsidRDefault="00EA0D53"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Destroy()</w:t>
          </w:r>
        </w:p>
        <w:p w14:paraId="38F14734" w14:textId="3FDD9989" w:rsidR="00EA0D53" w:rsidRDefault="00EA0D53" w:rsidP="00D436AC">
          <w:pPr>
            <w:spacing w:after="0"/>
            <w:ind w:firstLine="576"/>
            <w:rPr>
              <w:sz w:val="24"/>
              <w:szCs w:val="24"/>
            </w:rPr>
          </w:pPr>
          <w:r>
            <w:rPr>
              <w:sz w:val="24"/>
              <w:szCs w:val="24"/>
            </w:rPr>
            <w:tab/>
          </w:r>
          <w:r>
            <w:rPr>
              <w:sz w:val="24"/>
              <w:szCs w:val="24"/>
            </w:rPr>
            <w:tab/>
          </w:r>
          <w:r>
            <w:rPr>
              <w:sz w:val="24"/>
              <w:szCs w:val="24"/>
            </w:rPr>
            <w:tab/>
          </w:r>
          <w:r w:rsidR="003A3230">
            <w:rPr>
              <w:b/>
              <w:sz w:val="24"/>
              <w:szCs w:val="24"/>
            </w:rPr>
            <w:t xml:space="preserve">PROC </w:t>
          </w:r>
          <w:r w:rsidR="00B55F36">
            <w:rPr>
              <w:sz w:val="24"/>
              <w:szCs w:val="24"/>
            </w:rPr>
            <w:t>Restart()</w:t>
          </w:r>
        </w:p>
        <w:p w14:paraId="65E06AE9" w14:textId="51490895" w:rsidR="00B55F36" w:rsidRDefault="00D31903" w:rsidP="00B55F36">
          <w:pPr>
            <w:spacing w:after="0"/>
            <w:ind w:firstLine="576"/>
            <w:rPr>
              <w:sz w:val="24"/>
              <w:szCs w:val="24"/>
            </w:rPr>
          </w:pPr>
          <w:r>
            <w:rPr>
              <w:sz w:val="24"/>
              <w:szCs w:val="24"/>
            </w:rPr>
            <w:lastRenderedPageBreak/>
            <w:tab/>
          </w:r>
          <w:r>
            <w:rPr>
              <w:sz w:val="24"/>
              <w:szCs w:val="24"/>
            </w:rPr>
            <w:tab/>
          </w:r>
          <w:r>
            <w:rPr>
              <w:sz w:val="24"/>
              <w:szCs w:val="24"/>
            </w:rPr>
            <w:tab/>
          </w:r>
          <w:r>
            <w:rPr>
              <w:b/>
              <w:sz w:val="24"/>
              <w:szCs w:val="24"/>
            </w:rPr>
            <w:t xml:space="preserve">PROC </w:t>
          </w:r>
          <w:r w:rsidR="00B55F36">
            <w:rPr>
              <w:sz w:val="24"/>
              <w:szCs w:val="24"/>
            </w:rPr>
            <w:t>Stop()</w:t>
          </w:r>
        </w:p>
        <w:p w14:paraId="1ED1C4EB" w14:textId="3A3501CC" w:rsidR="003A3230" w:rsidRPr="003A3230" w:rsidRDefault="00B55F36" w:rsidP="00A2006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Draw()</w:t>
          </w:r>
        </w:p>
        <w:p w14:paraId="4B8B2DF5" w14:textId="1A3D1298" w:rsidR="00CB7CF3" w:rsidRDefault="00D436AC" w:rsidP="006A5B84">
          <w:pPr>
            <w:spacing w:after="0"/>
            <w:ind w:firstLine="576"/>
            <w:rPr>
              <w:b/>
              <w:sz w:val="24"/>
              <w:szCs w:val="24"/>
            </w:rPr>
          </w:pPr>
          <w:r w:rsidRPr="00A62765">
            <w:rPr>
              <w:b/>
              <w:sz w:val="24"/>
              <w:szCs w:val="24"/>
            </w:rPr>
            <w:tab/>
          </w:r>
          <w:r w:rsidRPr="00A62765">
            <w:rPr>
              <w:b/>
              <w:sz w:val="24"/>
              <w:szCs w:val="24"/>
            </w:rPr>
            <w:tab/>
            <w:t>PRIVATE:</w:t>
          </w:r>
        </w:p>
        <w:p w14:paraId="356EF190" w14:textId="77777777" w:rsidR="00CB7CF3" w:rsidRPr="00A62765" w:rsidRDefault="00CB7CF3" w:rsidP="00D436AC">
          <w:pPr>
            <w:spacing w:after="0"/>
            <w:ind w:firstLine="576"/>
            <w:rPr>
              <w:b/>
              <w:sz w:val="24"/>
              <w:szCs w:val="24"/>
            </w:rPr>
          </w:pPr>
        </w:p>
        <w:p w14:paraId="62995D10" w14:textId="15BA195E"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Simulation </w:t>
          </w:r>
          <w:r>
            <w:rPr>
              <w:b/>
              <w:sz w:val="24"/>
              <w:szCs w:val="24"/>
            </w:rPr>
            <w:t xml:space="preserve">EXTENDS </w:t>
          </w:r>
          <w:r>
            <w:rPr>
              <w:sz w:val="24"/>
              <w:szCs w:val="24"/>
            </w:rPr>
            <w:t>Widget</w:t>
          </w:r>
          <w:r w:rsidRPr="00A62765">
            <w:rPr>
              <w:sz w:val="24"/>
              <w:szCs w:val="24"/>
            </w:rPr>
            <w:t>:</w:t>
          </w:r>
        </w:p>
        <w:p w14:paraId="30940907" w14:textId="77777777" w:rsidR="00CB7CF3" w:rsidRPr="00A62765" w:rsidRDefault="00CB7CF3" w:rsidP="00CB7CF3">
          <w:pPr>
            <w:spacing w:after="0"/>
            <w:ind w:firstLine="576"/>
            <w:rPr>
              <w:b/>
              <w:sz w:val="24"/>
              <w:szCs w:val="24"/>
            </w:rPr>
          </w:pPr>
          <w:r w:rsidRPr="00A62765">
            <w:rPr>
              <w:b/>
              <w:sz w:val="24"/>
              <w:szCs w:val="24"/>
            </w:rPr>
            <w:t>FIELDS:</w:t>
          </w:r>
        </w:p>
        <w:p w14:paraId="3A2B1FB2"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5915FB0" w14:textId="552294ED" w:rsidR="000E40C4" w:rsidRPr="00A06C15" w:rsidRDefault="000E40C4" w:rsidP="00DC18B7">
          <w:pPr>
            <w:spacing w:after="0"/>
            <w:ind w:firstLine="576"/>
            <w:rPr>
              <w:sz w:val="24"/>
              <w:szCs w:val="24"/>
            </w:rPr>
          </w:pPr>
          <w:r>
            <w:rPr>
              <w:b/>
              <w:sz w:val="24"/>
              <w:szCs w:val="24"/>
            </w:rPr>
            <w:tab/>
          </w:r>
          <w:r>
            <w:rPr>
              <w:b/>
              <w:sz w:val="24"/>
              <w:szCs w:val="24"/>
            </w:rPr>
            <w:tab/>
          </w:r>
          <w:r>
            <w:rPr>
              <w:b/>
              <w:sz w:val="24"/>
              <w:szCs w:val="24"/>
            </w:rPr>
            <w:tab/>
          </w:r>
          <w:r w:rsidR="00A06C15">
            <w:rPr>
              <w:b/>
              <w:sz w:val="24"/>
              <w:szCs w:val="24"/>
            </w:rPr>
            <w:t xml:space="preserve">ARRAY OF PhysicsObject </w:t>
          </w:r>
          <w:r w:rsidR="00A06C15">
            <w:rPr>
              <w:sz w:val="24"/>
              <w:szCs w:val="24"/>
            </w:rPr>
            <w:t>Objects</w:t>
          </w:r>
        </w:p>
        <w:p w14:paraId="236BB47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2A1E76D2" w14:textId="60BC0273" w:rsidR="00AF4D53" w:rsidRDefault="00AF4D53" w:rsidP="00CB7CF3">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GameRate</w:t>
          </w:r>
        </w:p>
        <w:p w14:paraId="78E76935" w14:textId="01D8E34E" w:rsidR="00AF4D53" w:rsidRPr="00AF4D53" w:rsidRDefault="00AF4D53"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UpdateDuration</w:t>
          </w:r>
        </w:p>
        <w:p w14:paraId="75F66FDF" w14:textId="77777777" w:rsidR="00CB7CF3" w:rsidRPr="00A62765" w:rsidRDefault="00CB7CF3" w:rsidP="00CB7CF3">
          <w:pPr>
            <w:spacing w:after="0"/>
            <w:ind w:firstLine="576"/>
            <w:rPr>
              <w:b/>
              <w:sz w:val="24"/>
              <w:szCs w:val="24"/>
            </w:rPr>
          </w:pPr>
          <w:r w:rsidRPr="00A62765">
            <w:rPr>
              <w:b/>
              <w:sz w:val="24"/>
              <w:szCs w:val="24"/>
            </w:rPr>
            <w:t>METHODS:</w:t>
          </w:r>
        </w:p>
        <w:p w14:paraId="0A2EC4E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7E80732" w14:textId="7C8483C6" w:rsidR="00DC18B7" w:rsidRDefault="00DC18B7" w:rsidP="00DC18B7">
          <w:pPr>
            <w:spacing w:after="0"/>
            <w:ind w:firstLine="576"/>
            <w:rPr>
              <w:sz w:val="24"/>
              <w:szCs w:val="24"/>
            </w:rPr>
          </w:pPr>
          <w:r>
            <w:rPr>
              <w:b/>
              <w:sz w:val="24"/>
              <w:szCs w:val="24"/>
            </w:rPr>
            <w:tab/>
          </w:r>
          <w:r>
            <w:rPr>
              <w:b/>
              <w:sz w:val="24"/>
              <w:szCs w:val="24"/>
            </w:rPr>
            <w:tab/>
          </w:r>
          <w:r>
            <w:rPr>
              <w:b/>
              <w:sz w:val="24"/>
              <w:szCs w:val="24"/>
            </w:rPr>
            <w:tab/>
          </w:r>
          <w:r w:rsidR="00F63E11">
            <w:rPr>
              <w:b/>
              <w:sz w:val="24"/>
              <w:szCs w:val="24"/>
            </w:rPr>
            <w:t xml:space="preserve">Ball </w:t>
          </w:r>
          <w:r w:rsidR="00052ACC">
            <w:rPr>
              <w:sz w:val="24"/>
              <w:szCs w:val="24"/>
            </w:rPr>
            <w:t>AddParticle</w:t>
          </w:r>
          <w:r>
            <w:rPr>
              <w:sz w:val="24"/>
              <w:szCs w:val="24"/>
            </w:rPr>
            <w:t>(x, y, style)</w:t>
          </w:r>
        </w:p>
        <w:p w14:paraId="28C52732" w14:textId="386B8543" w:rsidR="00DC18B7" w:rsidRDefault="00DC18B7"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8F61E4">
            <w:rPr>
              <w:sz w:val="24"/>
              <w:szCs w:val="24"/>
            </w:rPr>
            <w:t>DeleteParticle</w:t>
          </w:r>
          <w:r>
            <w:rPr>
              <w:sz w:val="24"/>
              <w:szCs w:val="24"/>
            </w:rPr>
            <w:t>(index)</w:t>
          </w:r>
        </w:p>
        <w:p w14:paraId="03B5196A" w14:textId="3D527428" w:rsidR="00E0569D" w:rsidRDefault="00E0569D"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UpdateSimulation()</w:t>
          </w:r>
        </w:p>
        <w:p w14:paraId="53D10A04" w14:textId="17C2553D" w:rsidR="005C5AD5" w:rsidRDefault="005C5AD5"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SetGameRate(newGameRate)</w:t>
          </w:r>
        </w:p>
        <w:p w14:paraId="385ACCC3" w14:textId="35B064C6" w:rsidR="00740CD0" w:rsidRPr="00740CD0" w:rsidRDefault="00740CD0"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CalculateEnergy()</w:t>
          </w:r>
        </w:p>
        <w:p w14:paraId="3F43EA25"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CEBD7BB" w14:textId="77777777" w:rsidR="00357C0F" w:rsidRDefault="00357C0F" w:rsidP="009565EF">
          <w:pPr>
            <w:spacing w:after="0"/>
            <w:ind w:firstLine="576"/>
            <w:rPr>
              <w:sz w:val="24"/>
              <w:szCs w:val="24"/>
            </w:rPr>
          </w:pPr>
        </w:p>
        <w:p w14:paraId="0859B106" w14:textId="1B5471CD"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Graph </w:t>
          </w:r>
          <w:r>
            <w:rPr>
              <w:b/>
              <w:sz w:val="24"/>
              <w:szCs w:val="24"/>
            </w:rPr>
            <w:t xml:space="preserve">EXTENDS </w:t>
          </w:r>
          <w:r>
            <w:rPr>
              <w:sz w:val="24"/>
              <w:szCs w:val="24"/>
            </w:rPr>
            <w:t>Widget</w:t>
          </w:r>
          <w:r w:rsidRPr="00A62765">
            <w:rPr>
              <w:sz w:val="24"/>
              <w:szCs w:val="24"/>
            </w:rPr>
            <w:t>:</w:t>
          </w:r>
        </w:p>
        <w:p w14:paraId="73E8F3D7" w14:textId="77777777" w:rsidR="00CB7CF3" w:rsidRPr="00A62765" w:rsidRDefault="00CB7CF3" w:rsidP="00CB7CF3">
          <w:pPr>
            <w:spacing w:after="0"/>
            <w:ind w:firstLine="576"/>
            <w:rPr>
              <w:b/>
              <w:sz w:val="24"/>
              <w:szCs w:val="24"/>
            </w:rPr>
          </w:pPr>
          <w:r w:rsidRPr="00A62765">
            <w:rPr>
              <w:b/>
              <w:sz w:val="24"/>
              <w:szCs w:val="24"/>
            </w:rPr>
            <w:t>FIELDS:</w:t>
          </w:r>
        </w:p>
        <w:p w14:paraId="4ADF75F1"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209455AF" w14:textId="06D6C9F8" w:rsidR="00A06C15" w:rsidRDefault="00A06C15" w:rsidP="00CB7CF3">
          <w:pPr>
            <w:spacing w:after="0"/>
            <w:ind w:firstLine="576"/>
            <w:rPr>
              <w:sz w:val="24"/>
              <w:szCs w:val="24"/>
            </w:rPr>
          </w:pPr>
          <w:r>
            <w:rPr>
              <w:b/>
              <w:sz w:val="24"/>
              <w:szCs w:val="24"/>
            </w:rPr>
            <w:tab/>
          </w:r>
          <w:r>
            <w:rPr>
              <w:b/>
              <w:sz w:val="24"/>
              <w:szCs w:val="24"/>
            </w:rPr>
            <w:tab/>
          </w:r>
          <w:r>
            <w:rPr>
              <w:b/>
              <w:sz w:val="24"/>
              <w:szCs w:val="24"/>
            </w:rPr>
            <w:tab/>
          </w:r>
          <w:r w:rsidR="00200F0A">
            <w:rPr>
              <w:b/>
              <w:sz w:val="24"/>
              <w:szCs w:val="24"/>
            </w:rPr>
            <w:t xml:space="preserve">FLOAT </w:t>
          </w:r>
          <w:r w:rsidR="00B5510E">
            <w:rPr>
              <w:sz w:val="24"/>
              <w:szCs w:val="24"/>
            </w:rPr>
            <w:t>ScaleX</w:t>
          </w:r>
        </w:p>
        <w:p w14:paraId="02887E7C" w14:textId="63DD7E58" w:rsidR="0046168E" w:rsidRPr="00200F0A" w:rsidRDefault="00B5510E" w:rsidP="0046168E">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sidR="00594535">
            <w:rPr>
              <w:sz w:val="24"/>
              <w:szCs w:val="24"/>
            </w:rPr>
            <w:t>ScaleY</w:t>
          </w:r>
        </w:p>
        <w:p w14:paraId="79BC7BAF"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4344E3D0" w14:textId="729254CC" w:rsidR="0046168E" w:rsidRDefault="0046168E" w:rsidP="00CB7CF3">
          <w:pPr>
            <w:spacing w:after="0"/>
            <w:ind w:firstLine="576"/>
            <w:rPr>
              <w:sz w:val="24"/>
              <w:szCs w:val="24"/>
            </w:rPr>
          </w:pPr>
          <w:r>
            <w:rPr>
              <w:b/>
              <w:sz w:val="24"/>
              <w:szCs w:val="24"/>
            </w:rPr>
            <w:tab/>
          </w:r>
          <w:r>
            <w:rPr>
              <w:b/>
              <w:sz w:val="24"/>
              <w:szCs w:val="24"/>
            </w:rPr>
            <w:tab/>
          </w:r>
          <w:r>
            <w:rPr>
              <w:b/>
              <w:sz w:val="24"/>
              <w:szCs w:val="24"/>
            </w:rPr>
            <w:tab/>
            <w:t xml:space="preserve">FLOAT </w:t>
          </w:r>
          <w:r>
            <w:rPr>
              <w:sz w:val="24"/>
              <w:szCs w:val="24"/>
            </w:rPr>
            <w:t>OffsetX</w:t>
          </w:r>
        </w:p>
        <w:p w14:paraId="6F92ECC6" w14:textId="5D9F7815" w:rsidR="0046168E" w:rsidRPr="0046168E" w:rsidRDefault="0046168E"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OffsetY</w:t>
          </w:r>
        </w:p>
        <w:p w14:paraId="44E48757" w14:textId="77777777" w:rsidR="0046168E" w:rsidRDefault="0046168E" w:rsidP="00CB7CF3">
          <w:pPr>
            <w:spacing w:after="0"/>
            <w:ind w:firstLine="576"/>
            <w:rPr>
              <w:b/>
              <w:sz w:val="24"/>
              <w:szCs w:val="24"/>
            </w:rPr>
          </w:pPr>
        </w:p>
        <w:p w14:paraId="4A2EC61C" w14:textId="6A73B94C" w:rsidR="00F14052" w:rsidRPr="00F14052" w:rsidRDefault="00F14052" w:rsidP="00CB7CF3">
          <w:pPr>
            <w:spacing w:after="0"/>
            <w:ind w:firstLine="576"/>
            <w:rPr>
              <w:sz w:val="24"/>
              <w:szCs w:val="24"/>
            </w:rPr>
          </w:pPr>
          <w:r>
            <w:rPr>
              <w:b/>
              <w:sz w:val="24"/>
              <w:szCs w:val="24"/>
            </w:rPr>
            <w:tab/>
          </w:r>
          <w:r>
            <w:rPr>
              <w:b/>
              <w:sz w:val="24"/>
              <w:szCs w:val="24"/>
            </w:rPr>
            <w:tab/>
          </w:r>
          <w:r>
            <w:rPr>
              <w:b/>
              <w:sz w:val="24"/>
              <w:szCs w:val="24"/>
            </w:rPr>
            <w:tab/>
            <w:t xml:space="preserve">ARRAY OF Point </w:t>
          </w:r>
          <w:r>
            <w:rPr>
              <w:sz w:val="24"/>
              <w:szCs w:val="24"/>
            </w:rPr>
            <w:t>Data</w:t>
          </w:r>
        </w:p>
        <w:p w14:paraId="4EE1E04F" w14:textId="77777777" w:rsidR="00CB7CF3" w:rsidRPr="00A62765" w:rsidRDefault="00CB7CF3" w:rsidP="00CB7CF3">
          <w:pPr>
            <w:spacing w:after="0"/>
            <w:ind w:firstLine="576"/>
            <w:rPr>
              <w:b/>
              <w:sz w:val="24"/>
              <w:szCs w:val="24"/>
            </w:rPr>
          </w:pPr>
          <w:r w:rsidRPr="00A62765">
            <w:rPr>
              <w:b/>
              <w:sz w:val="24"/>
              <w:szCs w:val="24"/>
            </w:rPr>
            <w:t>METHODS:</w:t>
          </w:r>
        </w:p>
        <w:p w14:paraId="4A671ABA"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62EA0D00" w14:textId="06A009CA" w:rsidR="00F63E11" w:rsidRDefault="00F63E11" w:rsidP="00CB7CF3">
          <w:pPr>
            <w:spacing w:after="0"/>
            <w:ind w:firstLine="576"/>
            <w:rPr>
              <w:sz w:val="24"/>
              <w:szCs w:val="24"/>
            </w:rPr>
          </w:pPr>
          <w:r>
            <w:rPr>
              <w:b/>
              <w:sz w:val="24"/>
              <w:szCs w:val="24"/>
            </w:rPr>
            <w:tab/>
          </w:r>
          <w:r>
            <w:rPr>
              <w:b/>
              <w:sz w:val="24"/>
              <w:szCs w:val="24"/>
            </w:rPr>
            <w:tab/>
          </w:r>
          <w:r>
            <w:rPr>
              <w:b/>
              <w:sz w:val="24"/>
              <w:szCs w:val="24"/>
            </w:rPr>
            <w:tab/>
            <w:t xml:space="preserve">PROC </w:t>
          </w:r>
          <w:r>
            <w:rPr>
              <w:sz w:val="24"/>
              <w:szCs w:val="24"/>
            </w:rPr>
            <w:t>AddData</w:t>
          </w:r>
          <w:r w:rsidR="009A4D95">
            <w:rPr>
              <w:sz w:val="24"/>
              <w:szCs w:val="24"/>
            </w:rPr>
            <w:t>(dataX, dataY)</w:t>
          </w:r>
        </w:p>
        <w:p w14:paraId="0994C568" w14:textId="4E22B6BF"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ZoomIn()</w:t>
          </w:r>
        </w:p>
        <w:p w14:paraId="5010595C" w14:textId="6BE9903C"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ZoomOut()</w:t>
          </w:r>
        </w:p>
        <w:p w14:paraId="24C9AF81" w14:textId="0F76FF42"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Calibrate()</w:t>
          </w:r>
        </w:p>
        <w:p w14:paraId="632B30A3" w14:textId="4D2FA96A" w:rsid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AttachSimulation(simulation)</w:t>
          </w:r>
        </w:p>
        <w:p w14:paraId="0DD205A8" w14:textId="76168875" w:rsidR="00494D68" w:rsidRP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DetachSimulation()</w:t>
          </w:r>
        </w:p>
        <w:p w14:paraId="70793E37"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D44DE31" w14:textId="77777777" w:rsidR="00A90705" w:rsidRDefault="00A90705" w:rsidP="00FD160D">
          <w:pPr>
            <w:spacing w:after="0"/>
            <w:rPr>
              <w:sz w:val="24"/>
              <w:szCs w:val="24"/>
            </w:rPr>
          </w:pPr>
        </w:p>
        <w:p w14:paraId="16E2275D" w14:textId="77777777" w:rsidR="00FD160D" w:rsidRDefault="00FD160D">
          <w:pPr>
            <w:spacing w:after="0"/>
            <w:rPr>
              <w:sz w:val="24"/>
              <w:szCs w:val="24"/>
            </w:rPr>
            <w:pPrChange w:id="31" w:author="Jacob Shirley" w:date="2015-02-25T12:20:00Z">
              <w:pPr>
                <w:spacing w:after="0"/>
                <w:ind w:firstLine="576"/>
              </w:pPr>
            </w:pPrChange>
          </w:pPr>
        </w:p>
        <w:p w14:paraId="46196F82" w14:textId="3C3F5175" w:rsidR="00A90705" w:rsidRPr="00A62765" w:rsidRDefault="00A90705" w:rsidP="00A90705">
          <w:pPr>
            <w:spacing w:after="0" w:line="240" w:lineRule="auto"/>
            <w:rPr>
              <w:b/>
              <w:sz w:val="24"/>
              <w:szCs w:val="24"/>
            </w:rPr>
          </w:pPr>
          <w:r w:rsidRPr="00A62765">
            <w:rPr>
              <w:b/>
              <w:sz w:val="24"/>
              <w:szCs w:val="24"/>
            </w:rPr>
            <w:t xml:space="preserve">CLASS </w:t>
          </w:r>
          <w:r>
            <w:rPr>
              <w:sz w:val="24"/>
              <w:szCs w:val="24"/>
            </w:rPr>
            <w:t xml:space="preserve">Collision </w:t>
          </w:r>
          <w:r>
            <w:rPr>
              <w:b/>
              <w:sz w:val="24"/>
              <w:szCs w:val="24"/>
            </w:rPr>
            <w:t xml:space="preserve">EXTENDS </w:t>
          </w:r>
          <w:r>
            <w:rPr>
              <w:sz w:val="24"/>
              <w:szCs w:val="24"/>
            </w:rPr>
            <w:t>Widget</w:t>
          </w:r>
          <w:r w:rsidRPr="00A62765">
            <w:rPr>
              <w:sz w:val="24"/>
              <w:szCs w:val="24"/>
            </w:rPr>
            <w:t>:</w:t>
          </w:r>
        </w:p>
        <w:p w14:paraId="58D7A1B2" w14:textId="77777777" w:rsidR="00A90705" w:rsidRPr="00A62765" w:rsidRDefault="00A90705" w:rsidP="00A90705">
          <w:pPr>
            <w:spacing w:after="0"/>
            <w:ind w:firstLine="576"/>
            <w:rPr>
              <w:b/>
              <w:sz w:val="24"/>
              <w:szCs w:val="24"/>
            </w:rPr>
          </w:pPr>
          <w:r w:rsidRPr="00A62765">
            <w:rPr>
              <w:b/>
              <w:sz w:val="24"/>
              <w:szCs w:val="24"/>
            </w:rPr>
            <w:lastRenderedPageBreak/>
            <w:t>FIELDS:</w:t>
          </w:r>
        </w:p>
        <w:p w14:paraId="636310D7"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195070E3" w14:textId="65F8A48E" w:rsid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PhysicsObject </w:t>
          </w:r>
          <w:r>
            <w:rPr>
              <w:sz w:val="24"/>
              <w:szCs w:val="24"/>
            </w:rPr>
            <w:t>Object1</w:t>
          </w:r>
        </w:p>
        <w:p w14:paraId="076AA91B" w14:textId="610E7CD0" w:rsidR="00A90705" w:rsidRPr="00A90705" w:rsidRDefault="00A90705" w:rsidP="00A90705">
          <w:pPr>
            <w:spacing w:after="0"/>
            <w:ind w:firstLine="576"/>
            <w:rPr>
              <w:sz w:val="24"/>
              <w:szCs w:val="24"/>
            </w:rPr>
          </w:pPr>
          <w:r>
            <w:rPr>
              <w:sz w:val="24"/>
              <w:szCs w:val="24"/>
            </w:rPr>
            <w:tab/>
          </w:r>
          <w:r>
            <w:rPr>
              <w:sz w:val="24"/>
              <w:szCs w:val="24"/>
            </w:rPr>
            <w:tab/>
          </w:r>
          <w:r>
            <w:rPr>
              <w:sz w:val="24"/>
              <w:szCs w:val="24"/>
            </w:rPr>
            <w:tab/>
          </w:r>
          <w:r>
            <w:rPr>
              <w:b/>
              <w:sz w:val="24"/>
              <w:szCs w:val="24"/>
            </w:rPr>
            <w:t xml:space="preserve">PhysicsObject </w:t>
          </w:r>
          <w:r>
            <w:rPr>
              <w:sz w:val="24"/>
              <w:szCs w:val="24"/>
            </w:rPr>
            <w:t>Object2</w:t>
          </w:r>
        </w:p>
        <w:p w14:paraId="475D2AB2" w14:textId="7A549120" w:rsidR="00A90705" w:rsidRP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Time</w:t>
          </w:r>
        </w:p>
        <w:p w14:paraId="5C3BD936"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PRIVATE:</w:t>
          </w:r>
        </w:p>
        <w:p w14:paraId="41B59891" w14:textId="77777777" w:rsidR="00A90705" w:rsidRPr="00A62765" w:rsidRDefault="00A90705" w:rsidP="00A90705">
          <w:pPr>
            <w:spacing w:after="0"/>
            <w:ind w:firstLine="576"/>
            <w:rPr>
              <w:b/>
              <w:sz w:val="24"/>
              <w:szCs w:val="24"/>
            </w:rPr>
          </w:pPr>
          <w:r w:rsidRPr="00A62765">
            <w:rPr>
              <w:b/>
              <w:sz w:val="24"/>
              <w:szCs w:val="24"/>
            </w:rPr>
            <w:t>METHODS:</w:t>
          </w:r>
        </w:p>
        <w:p w14:paraId="5E6DB200" w14:textId="249A40BE" w:rsidR="00A90705" w:rsidRP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315291B4" w14:textId="77777777" w:rsidR="00A90705" w:rsidRPr="00A62765" w:rsidRDefault="00A90705" w:rsidP="00A90705">
          <w:pPr>
            <w:spacing w:after="0"/>
            <w:ind w:firstLine="576"/>
            <w:rPr>
              <w:b/>
              <w:sz w:val="24"/>
              <w:szCs w:val="24"/>
            </w:rPr>
          </w:pPr>
          <w:r w:rsidRPr="00A62765">
            <w:rPr>
              <w:b/>
              <w:sz w:val="24"/>
              <w:szCs w:val="24"/>
            </w:rPr>
            <w:tab/>
          </w:r>
          <w:r w:rsidRPr="00A62765">
            <w:rPr>
              <w:b/>
              <w:sz w:val="24"/>
              <w:szCs w:val="24"/>
            </w:rPr>
            <w:tab/>
            <w:t>PRIVATE:</w:t>
          </w:r>
        </w:p>
        <w:p w14:paraId="11C2FD8B" w14:textId="77777777" w:rsidR="009565EF" w:rsidRPr="00915064" w:rsidRDefault="009565EF" w:rsidP="00553566">
          <w:pPr>
            <w:rPr>
              <w:sz w:val="24"/>
              <w:szCs w:val="24"/>
            </w:rPr>
          </w:pPr>
        </w:p>
        <w:p w14:paraId="6E36D3C4" w14:textId="77777777" w:rsidR="006B4A47" w:rsidRPr="00553566" w:rsidRDefault="006B4A47" w:rsidP="00553566"/>
        <w:p w14:paraId="7782FA24" w14:textId="77777777" w:rsidR="006340AC" w:rsidRDefault="006340AC" w:rsidP="006340AC">
          <w:pPr>
            <w:pStyle w:val="Heading2"/>
          </w:pPr>
          <w:bookmarkStart w:id="32" w:name="_Toc413235343"/>
          <w:r>
            <w:t>Input</w:t>
          </w:r>
          <w:r w:rsidRPr="007A6E71">
            <w:t xml:space="preserve"> validations</w:t>
          </w:r>
          <w:bookmarkEnd w:id="32"/>
        </w:p>
        <w:p w14:paraId="76C32359" w14:textId="77777777" w:rsidR="006340AC" w:rsidRPr="00422ADD" w:rsidRDefault="006340AC" w:rsidP="006340AC">
          <w:pPr>
            <w:rPr>
              <w:sz w:val="24"/>
              <w:szCs w:val="24"/>
              <w:lang w:eastAsia="en-GB"/>
            </w:rPr>
          </w:pPr>
          <w:commentRangeStart w:id="33"/>
          <w:r>
            <w:rPr>
              <w:sz w:val="24"/>
              <w:szCs w:val="24"/>
              <w:lang w:eastAsia="en-GB"/>
            </w:rPr>
            <w:t>All sliders are limited between values so there can never be an invalid input from these sliders.</w:t>
          </w:r>
          <w:commentRangeEnd w:id="33"/>
          <w:r>
            <w:rPr>
              <w:rStyle w:val="CommentReference"/>
            </w:rPr>
            <w:commentReference w:id="33"/>
          </w:r>
        </w:p>
        <w:tbl>
          <w:tblPr>
            <w:tblStyle w:val="TableGrid"/>
            <w:tblW w:w="0" w:type="auto"/>
            <w:tblLook w:val="04A0" w:firstRow="1" w:lastRow="0" w:firstColumn="1" w:lastColumn="0" w:noHBand="0" w:noVBand="1"/>
          </w:tblPr>
          <w:tblGrid>
            <w:gridCol w:w="3005"/>
            <w:gridCol w:w="3369"/>
            <w:gridCol w:w="2642"/>
          </w:tblGrid>
          <w:tr w:rsidR="006340AC" w:rsidRPr="006B112D" w14:paraId="7C655A6B" w14:textId="77777777" w:rsidTr="006340AC">
            <w:tc>
              <w:tcPr>
                <w:tcW w:w="3005" w:type="dxa"/>
              </w:tcPr>
              <w:p w14:paraId="372FF94E" w14:textId="77777777" w:rsidR="006340AC" w:rsidRPr="006B112D" w:rsidRDefault="006340AC" w:rsidP="006340AC">
                <w:pPr>
                  <w:rPr>
                    <w:b/>
                    <w:sz w:val="32"/>
                    <w:szCs w:val="32"/>
                    <w:lang w:eastAsia="en-GB"/>
                  </w:rPr>
                </w:pPr>
                <w:r w:rsidRPr="006B112D">
                  <w:rPr>
                    <w:b/>
                    <w:sz w:val="32"/>
                    <w:szCs w:val="32"/>
                    <w:lang w:eastAsia="en-GB"/>
                  </w:rPr>
                  <w:t>Value</w:t>
                </w:r>
              </w:p>
            </w:tc>
            <w:tc>
              <w:tcPr>
                <w:tcW w:w="3369" w:type="dxa"/>
              </w:tcPr>
              <w:p w14:paraId="467BF56F" w14:textId="77777777" w:rsidR="006340AC" w:rsidRPr="006B112D" w:rsidRDefault="006340AC" w:rsidP="006340AC">
                <w:pPr>
                  <w:rPr>
                    <w:b/>
                    <w:sz w:val="32"/>
                    <w:szCs w:val="32"/>
                    <w:lang w:eastAsia="en-GB"/>
                  </w:rPr>
                </w:pPr>
                <w:r w:rsidRPr="006B112D">
                  <w:rPr>
                    <w:b/>
                    <w:sz w:val="32"/>
                    <w:szCs w:val="32"/>
                    <w:lang w:eastAsia="en-GB"/>
                  </w:rPr>
                  <w:t>Limits</w:t>
                </w:r>
              </w:p>
            </w:tc>
            <w:tc>
              <w:tcPr>
                <w:tcW w:w="2642" w:type="dxa"/>
              </w:tcPr>
              <w:p w14:paraId="1C8383D6" w14:textId="77777777" w:rsidR="006340AC" w:rsidRPr="006B112D" w:rsidRDefault="006340AC" w:rsidP="006340AC">
                <w:pPr>
                  <w:rPr>
                    <w:b/>
                    <w:sz w:val="32"/>
                    <w:szCs w:val="32"/>
                    <w:lang w:eastAsia="en-GB"/>
                  </w:rPr>
                </w:pPr>
                <w:r w:rsidRPr="006B112D">
                  <w:rPr>
                    <w:b/>
                    <w:sz w:val="32"/>
                    <w:szCs w:val="32"/>
                    <w:lang w:eastAsia="en-GB"/>
                  </w:rPr>
                  <w:t>Type</w:t>
                </w:r>
              </w:p>
            </w:tc>
          </w:tr>
          <w:tr w:rsidR="006340AC" w:rsidRPr="006B112D" w14:paraId="17A7C358" w14:textId="77777777" w:rsidTr="006340AC">
            <w:tc>
              <w:tcPr>
                <w:tcW w:w="3005" w:type="dxa"/>
              </w:tcPr>
              <w:p w14:paraId="574AA51E" w14:textId="77777777" w:rsidR="006340AC" w:rsidRPr="006B112D" w:rsidRDefault="006340AC" w:rsidP="006340AC">
                <w:pPr>
                  <w:rPr>
                    <w:sz w:val="24"/>
                    <w:szCs w:val="24"/>
                    <w:lang w:eastAsia="en-GB"/>
                  </w:rPr>
                </w:pPr>
                <w:r>
                  <w:rPr>
                    <w:sz w:val="24"/>
                    <w:szCs w:val="24"/>
                    <w:lang w:eastAsia="en-GB"/>
                  </w:rPr>
                  <w:t>Velocity</w:t>
                </w:r>
              </w:p>
            </w:tc>
            <w:tc>
              <w:tcPr>
                <w:tcW w:w="3369" w:type="dxa"/>
              </w:tcPr>
              <w:p w14:paraId="65AD5F9D" w14:textId="2A0BFD30" w:rsidR="006340AC" w:rsidRPr="006B112D" w:rsidRDefault="00B30EC0" w:rsidP="006340AC">
                <w:pPr>
                  <w:rPr>
                    <w:sz w:val="24"/>
                    <w:szCs w:val="24"/>
                    <w:lang w:eastAsia="en-GB"/>
                  </w:rPr>
                </w:pPr>
                <w:r>
                  <w:rPr>
                    <w:sz w:val="24"/>
                    <w:szCs w:val="24"/>
                    <w:lang w:eastAsia="en-GB"/>
                  </w:rPr>
                  <w:t>0 – 100 pixels per second</w:t>
                </w:r>
              </w:p>
            </w:tc>
            <w:tc>
              <w:tcPr>
                <w:tcW w:w="2642" w:type="dxa"/>
              </w:tcPr>
              <w:p w14:paraId="473A0392" w14:textId="77777777" w:rsidR="006340AC" w:rsidRPr="006B112D" w:rsidRDefault="006340AC" w:rsidP="006340AC">
                <w:pPr>
                  <w:rPr>
                    <w:sz w:val="24"/>
                    <w:szCs w:val="24"/>
                    <w:lang w:eastAsia="en-GB"/>
                  </w:rPr>
                </w:pPr>
                <w:r>
                  <w:rPr>
                    <w:sz w:val="24"/>
                    <w:szCs w:val="24"/>
                    <w:lang w:eastAsia="en-GB"/>
                  </w:rPr>
                  <w:t>Slider</w:t>
                </w:r>
              </w:p>
            </w:tc>
          </w:tr>
          <w:tr w:rsidR="006340AC" w:rsidRPr="006B112D" w14:paraId="3484F8CE" w14:textId="77777777" w:rsidTr="006340AC">
            <w:tc>
              <w:tcPr>
                <w:tcW w:w="3005" w:type="dxa"/>
              </w:tcPr>
              <w:p w14:paraId="19FDCF81" w14:textId="77777777" w:rsidR="006340AC" w:rsidRPr="006B112D" w:rsidRDefault="006340AC" w:rsidP="006340AC">
                <w:pPr>
                  <w:rPr>
                    <w:sz w:val="24"/>
                    <w:szCs w:val="24"/>
                    <w:lang w:eastAsia="en-GB"/>
                  </w:rPr>
                </w:pPr>
                <w:r>
                  <w:rPr>
                    <w:sz w:val="24"/>
                    <w:szCs w:val="24"/>
                    <w:lang w:eastAsia="en-GB"/>
                  </w:rPr>
                  <w:t>Mass</w:t>
                </w:r>
              </w:p>
            </w:tc>
            <w:tc>
              <w:tcPr>
                <w:tcW w:w="3369" w:type="dxa"/>
              </w:tcPr>
              <w:p w14:paraId="390E34BF" w14:textId="77777777" w:rsidR="006340AC" w:rsidRPr="006B112D" w:rsidRDefault="006340AC" w:rsidP="006340AC">
                <w:pPr>
                  <w:rPr>
                    <w:sz w:val="24"/>
                    <w:szCs w:val="24"/>
                    <w:lang w:eastAsia="en-GB"/>
                  </w:rPr>
                </w:pPr>
                <w:r>
                  <w:rPr>
                    <w:sz w:val="24"/>
                    <w:szCs w:val="24"/>
                    <w:lang w:eastAsia="en-GB"/>
                  </w:rPr>
                  <w:t>1 – 1000 kg</w:t>
                </w:r>
              </w:p>
            </w:tc>
            <w:tc>
              <w:tcPr>
                <w:tcW w:w="2642" w:type="dxa"/>
              </w:tcPr>
              <w:p w14:paraId="710A55A8" w14:textId="77777777" w:rsidR="006340AC" w:rsidRPr="006B112D" w:rsidRDefault="006340AC" w:rsidP="006340AC">
                <w:pPr>
                  <w:rPr>
                    <w:sz w:val="24"/>
                    <w:szCs w:val="24"/>
                    <w:lang w:eastAsia="en-GB"/>
                  </w:rPr>
                </w:pPr>
                <w:r>
                  <w:rPr>
                    <w:sz w:val="24"/>
                    <w:szCs w:val="24"/>
                    <w:lang w:eastAsia="en-GB"/>
                  </w:rPr>
                  <w:t>Slider</w:t>
                </w:r>
              </w:p>
            </w:tc>
          </w:tr>
          <w:tr w:rsidR="006340AC" w:rsidRPr="006B112D" w14:paraId="2ACAC65B" w14:textId="77777777" w:rsidTr="006340AC">
            <w:tc>
              <w:tcPr>
                <w:tcW w:w="3005" w:type="dxa"/>
              </w:tcPr>
              <w:p w14:paraId="6C49CA87" w14:textId="77777777" w:rsidR="006340AC" w:rsidRDefault="006340AC" w:rsidP="006340AC">
                <w:pPr>
                  <w:rPr>
                    <w:sz w:val="24"/>
                    <w:szCs w:val="24"/>
                    <w:lang w:eastAsia="en-GB"/>
                  </w:rPr>
                </w:pPr>
                <w:r>
                  <w:rPr>
                    <w:sz w:val="24"/>
                    <w:szCs w:val="24"/>
                    <w:lang w:eastAsia="en-GB"/>
                  </w:rPr>
                  <w:t>Coefficient Of Restitution</w:t>
                </w:r>
              </w:p>
            </w:tc>
            <w:tc>
              <w:tcPr>
                <w:tcW w:w="3369" w:type="dxa"/>
              </w:tcPr>
              <w:p w14:paraId="65EB991F" w14:textId="77777777" w:rsidR="006340AC" w:rsidRDefault="006340AC" w:rsidP="006340AC">
                <w:pPr>
                  <w:rPr>
                    <w:sz w:val="24"/>
                    <w:szCs w:val="24"/>
                    <w:lang w:eastAsia="en-GB"/>
                  </w:rPr>
                </w:pPr>
                <w:r>
                  <w:rPr>
                    <w:sz w:val="24"/>
                    <w:szCs w:val="24"/>
                    <w:lang w:eastAsia="en-GB"/>
                  </w:rPr>
                  <w:t>0.0 – 1.0</w:t>
                </w:r>
              </w:p>
            </w:tc>
            <w:tc>
              <w:tcPr>
                <w:tcW w:w="2642" w:type="dxa"/>
              </w:tcPr>
              <w:p w14:paraId="1A5E32AD" w14:textId="77777777" w:rsidR="006340AC" w:rsidRDefault="006340AC" w:rsidP="006340AC">
                <w:pPr>
                  <w:rPr>
                    <w:sz w:val="24"/>
                    <w:szCs w:val="24"/>
                    <w:lang w:eastAsia="en-GB"/>
                  </w:rPr>
                </w:pPr>
                <w:r>
                  <w:rPr>
                    <w:sz w:val="24"/>
                    <w:szCs w:val="24"/>
                    <w:lang w:eastAsia="en-GB"/>
                  </w:rPr>
                  <w:t>Slider</w:t>
                </w:r>
              </w:p>
            </w:tc>
          </w:tr>
          <w:tr w:rsidR="006340AC" w:rsidRPr="006B112D" w14:paraId="03DE4AE8" w14:textId="77777777" w:rsidTr="006340AC">
            <w:tc>
              <w:tcPr>
                <w:tcW w:w="3005" w:type="dxa"/>
              </w:tcPr>
              <w:p w14:paraId="40284AAE" w14:textId="77777777" w:rsidR="006340AC" w:rsidRDefault="006340AC" w:rsidP="006340AC">
                <w:pPr>
                  <w:rPr>
                    <w:sz w:val="24"/>
                    <w:szCs w:val="24"/>
                    <w:lang w:eastAsia="en-GB"/>
                  </w:rPr>
                </w:pPr>
                <w:r>
                  <w:rPr>
                    <w:sz w:val="24"/>
                    <w:szCs w:val="24"/>
                    <w:lang w:eastAsia="en-GB"/>
                  </w:rPr>
                  <w:t>Radius</w:t>
                </w:r>
              </w:p>
            </w:tc>
            <w:tc>
              <w:tcPr>
                <w:tcW w:w="3369" w:type="dxa"/>
              </w:tcPr>
              <w:p w14:paraId="64C5C2D6" w14:textId="27B5952D" w:rsidR="006340AC" w:rsidRDefault="00346E00" w:rsidP="006340AC">
                <w:pPr>
                  <w:rPr>
                    <w:sz w:val="24"/>
                    <w:szCs w:val="24"/>
                    <w:lang w:eastAsia="en-GB"/>
                  </w:rPr>
                </w:pPr>
                <w:r>
                  <w:rPr>
                    <w:sz w:val="24"/>
                    <w:szCs w:val="24"/>
                    <w:lang w:eastAsia="en-GB"/>
                  </w:rPr>
                  <w:t>2</w:t>
                </w:r>
                <w:r w:rsidR="006340AC">
                  <w:rPr>
                    <w:sz w:val="24"/>
                    <w:szCs w:val="24"/>
                    <w:lang w:eastAsia="en-GB"/>
                  </w:rPr>
                  <w:t xml:space="preserve"> – 30 pixels</w:t>
                </w:r>
              </w:p>
            </w:tc>
            <w:tc>
              <w:tcPr>
                <w:tcW w:w="2642" w:type="dxa"/>
              </w:tcPr>
              <w:p w14:paraId="11D06C7A" w14:textId="77777777" w:rsidR="006340AC" w:rsidRDefault="006340AC" w:rsidP="006340AC">
                <w:pPr>
                  <w:rPr>
                    <w:sz w:val="24"/>
                    <w:szCs w:val="24"/>
                    <w:lang w:eastAsia="en-GB"/>
                  </w:rPr>
                </w:pPr>
                <w:r>
                  <w:rPr>
                    <w:sz w:val="24"/>
                    <w:szCs w:val="24"/>
                    <w:lang w:eastAsia="en-GB"/>
                  </w:rPr>
                  <w:t>Slider</w:t>
                </w:r>
              </w:p>
            </w:tc>
          </w:tr>
          <w:tr w:rsidR="006340AC" w:rsidRPr="006B112D" w14:paraId="4AE98E57" w14:textId="77777777" w:rsidTr="006340AC">
            <w:tc>
              <w:tcPr>
                <w:tcW w:w="3005" w:type="dxa"/>
              </w:tcPr>
              <w:p w14:paraId="01EC5DCF" w14:textId="77777777" w:rsidR="006340AC" w:rsidRDefault="006340AC" w:rsidP="006340AC">
                <w:pPr>
                  <w:rPr>
                    <w:sz w:val="24"/>
                    <w:szCs w:val="24"/>
                    <w:lang w:eastAsia="en-GB"/>
                  </w:rPr>
                </w:pPr>
                <w:r>
                  <w:rPr>
                    <w:sz w:val="24"/>
                    <w:szCs w:val="24"/>
                    <w:lang w:eastAsia="en-GB"/>
                  </w:rPr>
                  <w:t>Simulation Speed</w:t>
                </w:r>
              </w:p>
            </w:tc>
            <w:tc>
              <w:tcPr>
                <w:tcW w:w="3369" w:type="dxa"/>
              </w:tcPr>
              <w:p w14:paraId="63D7722A" w14:textId="5EA47065" w:rsidR="006340AC" w:rsidRDefault="00AF0C2C" w:rsidP="00AF0C2C">
                <w:pPr>
                  <w:rPr>
                    <w:sz w:val="24"/>
                    <w:szCs w:val="24"/>
                    <w:lang w:eastAsia="en-GB"/>
                  </w:rPr>
                </w:pPr>
                <w:r>
                  <w:rPr>
                    <w:sz w:val="24"/>
                    <w:szCs w:val="24"/>
                    <w:lang w:eastAsia="en-GB"/>
                  </w:rPr>
                  <w:t>0.0 – 1.0</w:t>
                </w:r>
              </w:p>
            </w:tc>
            <w:tc>
              <w:tcPr>
                <w:tcW w:w="2642" w:type="dxa"/>
              </w:tcPr>
              <w:p w14:paraId="5B43964A" w14:textId="77777777" w:rsidR="006340AC" w:rsidRDefault="006340AC" w:rsidP="006340AC">
                <w:pPr>
                  <w:rPr>
                    <w:sz w:val="24"/>
                    <w:szCs w:val="24"/>
                    <w:lang w:eastAsia="en-GB"/>
                  </w:rPr>
                </w:pPr>
                <w:r>
                  <w:rPr>
                    <w:sz w:val="24"/>
                    <w:szCs w:val="24"/>
                    <w:lang w:eastAsia="en-GB"/>
                  </w:rPr>
                  <w:t>Slider</w:t>
                </w:r>
              </w:p>
            </w:tc>
          </w:tr>
          <w:tr w:rsidR="006340AC" w:rsidRPr="006B112D" w14:paraId="2D3A0865" w14:textId="77777777" w:rsidTr="006340AC">
            <w:tc>
              <w:tcPr>
                <w:tcW w:w="3005" w:type="dxa"/>
              </w:tcPr>
              <w:p w14:paraId="7D068A4D" w14:textId="77777777" w:rsidR="006340AC" w:rsidRDefault="006340AC" w:rsidP="006340AC">
                <w:pPr>
                  <w:rPr>
                    <w:sz w:val="24"/>
                    <w:szCs w:val="24"/>
                    <w:lang w:eastAsia="en-GB"/>
                  </w:rPr>
                </w:pPr>
                <w:r>
                  <w:rPr>
                    <w:sz w:val="24"/>
                    <w:szCs w:val="24"/>
                    <w:lang w:eastAsia="en-GB"/>
                  </w:rPr>
                  <w:t>Zoom</w:t>
                </w:r>
              </w:p>
            </w:tc>
            <w:tc>
              <w:tcPr>
                <w:tcW w:w="3369" w:type="dxa"/>
              </w:tcPr>
              <w:p w14:paraId="7EF49EFC" w14:textId="6B0AC8A6" w:rsidR="006340AC" w:rsidRDefault="00BC2240" w:rsidP="006340AC">
                <w:pPr>
                  <w:rPr>
                    <w:sz w:val="24"/>
                    <w:szCs w:val="24"/>
                    <w:lang w:eastAsia="en-GB"/>
                  </w:rPr>
                </w:pPr>
                <w:r>
                  <w:rPr>
                    <w:sz w:val="24"/>
                    <w:szCs w:val="24"/>
                    <w:lang w:eastAsia="en-GB"/>
                  </w:rPr>
                  <w:t>0.5 – 1.5</w:t>
                </w:r>
              </w:p>
            </w:tc>
            <w:tc>
              <w:tcPr>
                <w:tcW w:w="2642" w:type="dxa"/>
              </w:tcPr>
              <w:p w14:paraId="098422DC" w14:textId="77777777" w:rsidR="006340AC" w:rsidRDefault="006340AC" w:rsidP="006340AC">
                <w:pPr>
                  <w:rPr>
                    <w:sz w:val="24"/>
                    <w:szCs w:val="24"/>
                    <w:lang w:eastAsia="en-GB"/>
                  </w:rPr>
                </w:pPr>
                <w:r>
                  <w:rPr>
                    <w:sz w:val="24"/>
                    <w:szCs w:val="24"/>
                    <w:lang w:eastAsia="en-GB"/>
                  </w:rPr>
                  <w:t>Slider</w:t>
                </w:r>
              </w:p>
            </w:tc>
          </w:tr>
        </w:tbl>
        <w:p w14:paraId="4469B7E9" w14:textId="28FCDAF4" w:rsidR="00B30EC0" w:rsidRDefault="00B30EC0" w:rsidP="00B30EC0">
          <w:pPr>
            <w:rPr>
              <w:lang w:eastAsia="en-GB"/>
            </w:rPr>
          </w:pPr>
        </w:p>
        <w:p w14:paraId="58434B93" w14:textId="77777777" w:rsidR="00B30EC0" w:rsidRPr="00F715AF" w:rsidRDefault="00B30EC0" w:rsidP="006340AC">
          <w:pPr>
            <w:rPr>
              <w:lang w:eastAsia="en-GB"/>
            </w:rPr>
          </w:pPr>
        </w:p>
        <w:p w14:paraId="2D0BB9DC" w14:textId="7080591D" w:rsidR="00FA39BD" w:rsidRPr="007A6E71" w:rsidRDefault="00FA39BD" w:rsidP="00FA39BD">
          <w:pPr>
            <w:pStyle w:val="Heading2"/>
          </w:pPr>
          <w:bookmarkStart w:id="34" w:name="_Toc413235344"/>
          <w:r w:rsidRPr="007A6E71">
            <w:t>File organisation and processing</w:t>
          </w:r>
          <w:bookmarkEnd w:id="34"/>
        </w:p>
        <w:p w14:paraId="50908733" w14:textId="7EBF478F" w:rsidR="00FA39BD" w:rsidRDefault="00FA39BD" w:rsidP="00FA39BD">
          <w:pPr>
            <w:pStyle w:val="Heading2"/>
          </w:pPr>
          <w:bookmarkStart w:id="35" w:name="_Toc413235345"/>
          <w:r w:rsidRPr="007A6E71">
            <w:t>Storage media and format</w:t>
          </w:r>
          <w:bookmarkEnd w:id="35"/>
        </w:p>
        <w:p w14:paraId="75BD9DF8" w14:textId="77777777" w:rsidR="006B4A47" w:rsidRDefault="006B4A47" w:rsidP="001031C2"/>
        <w:p w14:paraId="7F232A1E" w14:textId="77777777" w:rsidR="006B4A47" w:rsidRDefault="006B4A47" w:rsidP="00553566"/>
        <w:p w14:paraId="06622B48" w14:textId="77777777" w:rsidR="006B4A47" w:rsidRPr="00553566" w:rsidRDefault="006B4A47" w:rsidP="001031C2">
          <w:pPr>
            <w:spacing w:line="240" w:lineRule="auto"/>
          </w:pPr>
        </w:p>
        <w:p w14:paraId="539F8073" w14:textId="4EA003EA" w:rsidR="00FA39BD" w:rsidRPr="00965B05" w:rsidRDefault="00FA39BD" w:rsidP="00FA39BD">
          <w:pPr>
            <w:pStyle w:val="Heading2"/>
          </w:pPr>
          <w:bookmarkStart w:id="36" w:name="_Toc413235346"/>
          <w:r w:rsidRPr="00965B05">
            <w:t>Algorithms</w:t>
          </w:r>
          <w:bookmarkEnd w:id="36"/>
        </w:p>
        <w:p w14:paraId="07AFE662" w14:textId="00240DDE" w:rsidR="00965B05" w:rsidRDefault="00965B05" w:rsidP="00E460D1">
          <w:pPr>
            <w:pStyle w:val="ListParagraph"/>
            <w:numPr>
              <w:ilvl w:val="0"/>
              <w:numId w:val="7"/>
            </w:numPr>
            <w:rPr>
              <w:sz w:val="24"/>
              <w:szCs w:val="24"/>
            </w:rPr>
          </w:pPr>
          <w:r w:rsidRPr="00553566">
            <w:rPr>
              <w:sz w:val="24"/>
              <w:szCs w:val="24"/>
              <w:lang w:eastAsia="en-GB"/>
            </w:rPr>
            <w:t>Start</w:t>
          </w:r>
          <w:r w:rsidR="00527095">
            <w:rPr>
              <w:sz w:val="24"/>
              <w:szCs w:val="24"/>
              <w:lang w:eastAsia="en-GB"/>
            </w:rPr>
            <w:t>/Pause</w:t>
          </w:r>
          <w:r w:rsidRPr="00553566">
            <w:rPr>
              <w:sz w:val="24"/>
              <w:szCs w:val="24"/>
              <w:lang w:eastAsia="en-GB"/>
            </w:rPr>
            <w:t xml:space="preserve"> Simulation</w:t>
          </w:r>
          <w:r w:rsidR="00E735E7">
            <w:rPr>
              <w:sz w:val="24"/>
              <w:szCs w:val="24"/>
              <w:lang w:eastAsia="en-GB"/>
            </w:rPr>
            <w:t xml:space="preserve"> – starts the simulation</w:t>
          </w:r>
        </w:p>
        <w:p w14:paraId="30C43CF8" w14:textId="77777777" w:rsidR="00C327F9" w:rsidRDefault="00C327F9" w:rsidP="00553566">
          <w:pPr>
            <w:pStyle w:val="ListParagraph"/>
            <w:ind w:left="1080"/>
            <w:rPr>
              <w:sz w:val="24"/>
              <w:szCs w:val="24"/>
            </w:rPr>
          </w:pPr>
        </w:p>
        <w:p w14:paraId="455BDE8B" w14:textId="7EB55195" w:rsidR="00C327F9" w:rsidRDefault="00C327F9" w:rsidP="00553566">
          <w:pPr>
            <w:pStyle w:val="ListParagraph"/>
            <w:ind w:left="1080"/>
            <w:rPr>
              <w:sz w:val="24"/>
              <w:szCs w:val="24"/>
            </w:rPr>
          </w:pPr>
          <w:r w:rsidRPr="00553566">
            <w:rPr>
              <w:b/>
              <w:sz w:val="24"/>
              <w:szCs w:val="24"/>
              <w:lang w:eastAsia="en-GB"/>
            </w:rPr>
            <w:t>IF</w:t>
          </w:r>
          <w:r>
            <w:rPr>
              <w:sz w:val="24"/>
              <w:szCs w:val="24"/>
              <w:lang w:eastAsia="en-GB"/>
            </w:rPr>
            <w:t xml:space="preserve"> StartButtonPressed </w:t>
          </w:r>
          <w:r w:rsidRPr="00553566">
            <w:rPr>
              <w:b/>
              <w:sz w:val="24"/>
              <w:szCs w:val="24"/>
              <w:lang w:eastAsia="en-GB"/>
            </w:rPr>
            <w:t>THEN</w:t>
          </w:r>
        </w:p>
        <w:p w14:paraId="7C75FADC" w14:textId="58A0AB28" w:rsidR="00377ADD" w:rsidRPr="00553566" w:rsidRDefault="00C60970" w:rsidP="00553566">
          <w:pPr>
            <w:pStyle w:val="ListParagraph"/>
            <w:ind w:left="1080" w:firstLine="360"/>
            <w:rPr>
              <w:sz w:val="24"/>
              <w:szCs w:val="24"/>
            </w:rPr>
          </w:pPr>
          <w:r>
            <w:rPr>
              <w:sz w:val="24"/>
              <w:szCs w:val="24"/>
              <w:lang w:eastAsia="en-GB"/>
            </w:rPr>
            <w:t xml:space="preserve">Started = </w:t>
          </w:r>
          <w:r w:rsidRPr="00553566">
            <w:rPr>
              <w:b/>
              <w:sz w:val="24"/>
              <w:szCs w:val="24"/>
              <w:lang w:eastAsia="en-GB"/>
            </w:rPr>
            <w:t>NOT</w:t>
          </w:r>
          <w:r w:rsidR="00527095">
            <w:rPr>
              <w:sz w:val="24"/>
              <w:szCs w:val="24"/>
              <w:lang w:eastAsia="en-GB"/>
            </w:rPr>
            <w:t xml:space="preserve"> Started //Toggles the start</w:t>
          </w:r>
          <w:r w:rsidR="00784763">
            <w:rPr>
              <w:sz w:val="24"/>
              <w:szCs w:val="24"/>
              <w:lang w:eastAsia="en-GB"/>
            </w:rPr>
            <w:t xml:space="preserve"> variable</w:t>
          </w:r>
        </w:p>
        <w:p w14:paraId="0C49D638" w14:textId="77777777" w:rsidR="00527095" w:rsidRPr="00553566" w:rsidRDefault="00C327F9" w:rsidP="00553566">
          <w:pPr>
            <w:pStyle w:val="ListParagraph"/>
            <w:ind w:left="1080"/>
            <w:rPr>
              <w:b/>
              <w:sz w:val="24"/>
              <w:szCs w:val="24"/>
            </w:rPr>
          </w:pPr>
          <w:r w:rsidRPr="00553566">
            <w:rPr>
              <w:b/>
              <w:sz w:val="24"/>
              <w:szCs w:val="24"/>
              <w:lang w:eastAsia="en-GB"/>
            </w:rPr>
            <w:t>ENDIF</w:t>
          </w:r>
        </w:p>
        <w:p w14:paraId="29412F8C" w14:textId="77777777" w:rsidR="00784763" w:rsidRDefault="00784763" w:rsidP="00553566">
          <w:pPr>
            <w:pStyle w:val="ListParagraph"/>
            <w:ind w:left="1080"/>
            <w:rPr>
              <w:sz w:val="24"/>
              <w:szCs w:val="24"/>
            </w:rPr>
          </w:pPr>
        </w:p>
        <w:p w14:paraId="7F3E5F6F" w14:textId="09C3D488" w:rsidR="00527095" w:rsidRDefault="00527095" w:rsidP="00E460D1">
          <w:pPr>
            <w:pStyle w:val="ListParagraph"/>
            <w:numPr>
              <w:ilvl w:val="0"/>
              <w:numId w:val="7"/>
            </w:numPr>
            <w:rPr>
              <w:sz w:val="24"/>
              <w:szCs w:val="24"/>
            </w:rPr>
          </w:pPr>
          <w:r w:rsidRPr="001519F9">
            <w:rPr>
              <w:sz w:val="24"/>
              <w:szCs w:val="24"/>
              <w:lang w:eastAsia="en-GB"/>
            </w:rPr>
            <w:t>Restart Simulation – restarts the simulation</w:t>
          </w:r>
        </w:p>
        <w:p w14:paraId="628F29BD" w14:textId="77777777" w:rsidR="00784763" w:rsidRDefault="00784763" w:rsidP="00553566">
          <w:pPr>
            <w:pStyle w:val="ListParagraph"/>
            <w:ind w:left="1080"/>
            <w:rPr>
              <w:sz w:val="24"/>
              <w:szCs w:val="24"/>
            </w:rPr>
          </w:pPr>
        </w:p>
        <w:p w14:paraId="45A4CDB1" w14:textId="5EAFED10" w:rsidR="00784763" w:rsidRDefault="00784763" w:rsidP="00784763">
          <w:pPr>
            <w:pStyle w:val="ListParagraph"/>
            <w:ind w:left="1080"/>
            <w:rPr>
              <w:sz w:val="24"/>
              <w:szCs w:val="24"/>
              <w:lang w:eastAsia="en-GB"/>
            </w:rPr>
          </w:pPr>
          <w:r w:rsidRPr="00553566">
            <w:rPr>
              <w:b/>
              <w:sz w:val="24"/>
              <w:szCs w:val="24"/>
              <w:lang w:eastAsia="en-GB"/>
            </w:rPr>
            <w:t>IF</w:t>
          </w:r>
          <w:r>
            <w:rPr>
              <w:sz w:val="24"/>
              <w:szCs w:val="24"/>
              <w:lang w:eastAsia="en-GB"/>
            </w:rPr>
            <w:t xml:space="preserve"> RestartButtonPressed </w:t>
          </w:r>
          <w:r w:rsidRPr="00553566">
            <w:rPr>
              <w:b/>
              <w:sz w:val="24"/>
              <w:szCs w:val="24"/>
              <w:lang w:eastAsia="en-GB"/>
            </w:rPr>
            <w:t>THEN</w:t>
          </w:r>
        </w:p>
        <w:p w14:paraId="78AB5968" w14:textId="53312A22" w:rsidR="00A53448" w:rsidRPr="00553566" w:rsidRDefault="00784763">
          <w:pPr>
            <w:pStyle w:val="ListParagraph"/>
            <w:ind w:left="1080"/>
            <w:rPr>
              <w:sz w:val="24"/>
              <w:szCs w:val="24"/>
              <w:lang w:eastAsia="en-GB"/>
            </w:rPr>
          </w:pPr>
          <w:r>
            <w:rPr>
              <w:sz w:val="24"/>
              <w:szCs w:val="24"/>
              <w:lang w:eastAsia="en-GB"/>
            </w:rPr>
            <w:lastRenderedPageBreak/>
            <w:tab/>
          </w:r>
          <w:r w:rsidR="00A53448" w:rsidRPr="00553566">
            <w:rPr>
              <w:b/>
              <w:sz w:val="24"/>
              <w:szCs w:val="24"/>
              <w:lang w:eastAsia="en-GB"/>
            </w:rPr>
            <w:t>CALL</w:t>
          </w:r>
          <w:r w:rsidR="00A53448">
            <w:rPr>
              <w:sz w:val="24"/>
              <w:szCs w:val="24"/>
              <w:lang w:eastAsia="en-GB"/>
            </w:rPr>
            <w:t xml:space="preserve"> RestoreObjectsToSavedState</w:t>
          </w:r>
        </w:p>
        <w:p w14:paraId="44C9D950" w14:textId="5EA836CD" w:rsidR="00784763" w:rsidRPr="00553566" w:rsidRDefault="00784763" w:rsidP="00553566">
          <w:pPr>
            <w:pStyle w:val="ListParagraph"/>
            <w:ind w:left="1080"/>
            <w:rPr>
              <w:b/>
              <w:sz w:val="24"/>
              <w:szCs w:val="24"/>
            </w:rPr>
          </w:pPr>
          <w:r w:rsidRPr="00553566">
            <w:rPr>
              <w:b/>
              <w:sz w:val="24"/>
              <w:szCs w:val="24"/>
              <w:lang w:eastAsia="en-GB"/>
            </w:rPr>
            <w:t>ENDIF</w:t>
          </w:r>
        </w:p>
        <w:p w14:paraId="686F95E9" w14:textId="77777777" w:rsidR="00A53448" w:rsidRDefault="00A53448" w:rsidP="00553566">
          <w:pPr>
            <w:pStyle w:val="ListParagraph"/>
            <w:ind w:left="1080"/>
            <w:rPr>
              <w:sz w:val="24"/>
              <w:szCs w:val="24"/>
            </w:rPr>
          </w:pPr>
        </w:p>
        <w:p w14:paraId="1BD70ACD" w14:textId="20BB3596" w:rsidR="00A53448" w:rsidRDefault="00BA3721" w:rsidP="00553566">
          <w:pPr>
            <w:pStyle w:val="ListParagraph"/>
            <w:ind w:left="1080"/>
            <w:rPr>
              <w:sz w:val="24"/>
              <w:szCs w:val="24"/>
            </w:rPr>
          </w:pPr>
          <w:r w:rsidRPr="00553566">
            <w:rPr>
              <w:b/>
              <w:sz w:val="24"/>
              <w:szCs w:val="24"/>
              <w:lang w:eastAsia="en-GB"/>
            </w:rPr>
            <w:t>PROCEDURE</w:t>
          </w:r>
          <w:r>
            <w:rPr>
              <w:sz w:val="24"/>
              <w:szCs w:val="24"/>
              <w:lang w:eastAsia="en-GB"/>
            </w:rPr>
            <w:t xml:space="preserve"> </w:t>
          </w:r>
          <w:r w:rsidR="00A53448">
            <w:rPr>
              <w:sz w:val="24"/>
              <w:szCs w:val="24"/>
              <w:lang w:eastAsia="en-GB"/>
            </w:rPr>
            <w:t>RestoreObjectsToSavedState:</w:t>
          </w:r>
        </w:p>
        <w:p w14:paraId="24509C00" w14:textId="77C73A62" w:rsidR="00A53448" w:rsidRPr="00553566" w:rsidRDefault="00A53448" w:rsidP="00553566">
          <w:pPr>
            <w:pStyle w:val="ListParagraph"/>
            <w:ind w:left="1080"/>
            <w:rPr>
              <w:b/>
              <w:sz w:val="24"/>
              <w:szCs w:val="24"/>
            </w:rPr>
          </w:pPr>
          <w:r w:rsidRPr="00553566">
            <w:rPr>
              <w:b/>
              <w:sz w:val="24"/>
              <w:szCs w:val="24"/>
              <w:lang w:eastAsia="en-GB"/>
            </w:rPr>
            <w:t>BEGIN</w:t>
          </w:r>
        </w:p>
        <w:p w14:paraId="3F66601A" w14:textId="58990387" w:rsidR="00A53448" w:rsidRDefault="00A53448" w:rsidP="00553566">
          <w:pPr>
            <w:pStyle w:val="ListParagraph"/>
            <w:ind w:left="1080"/>
            <w:rPr>
              <w:sz w:val="24"/>
              <w:szCs w:val="24"/>
            </w:rPr>
          </w:pPr>
          <w:r>
            <w:rPr>
              <w:sz w:val="24"/>
              <w:szCs w:val="24"/>
              <w:lang w:eastAsia="en-GB"/>
            </w:rPr>
            <w:tab/>
          </w:r>
          <w:r w:rsidR="002A1B43">
            <w:rPr>
              <w:sz w:val="24"/>
              <w:szCs w:val="24"/>
              <w:lang w:eastAsia="en-GB"/>
            </w:rPr>
            <w:t>Objects = LastSavedObjects</w:t>
          </w:r>
        </w:p>
        <w:p w14:paraId="39DE7553" w14:textId="77777777" w:rsidR="00C60970" w:rsidRPr="00553566" w:rsidRDefault="00C60970" w:rsidP="00C60970">
          <w:pPr>
            <w:pStyle w:val="ListParagraph"/>
            <w:ind w:left="1080"/>
            <w:rPr>
              <w:b/>
              <w:sz w:val="24"/>
              <w:szCs w:val="24"/>
            </w:rPr>
          </w:pPr>
          <w:r w:rsidRPr="00553566">
            <w:rPr>
              <w:b/>
              <w:sz w:val="24"/>
              <w:szCs w:val="24"/>
            </w:rPr>
            <w:t>END PROCEDURE</w:t>
          </w:r>
        </w:p>
        <w:p w14:paraId="0EA2A888" w14:textId="77777777" w:rsidR="00784763" w:rsidRPr="00553566" w:rsidRDefault="00784763" w:rsidP="00553566">
          <w:pPr>
            <w:pStyle w:val="ListParagraph"/>
            <w:ind w:left="1080"/>
            <w:rPr>
              <w:sz w:val="24"/>
              <w:szCs w:val="24"/>
            </w:rPr>
          </w:pPr>
        </w:p>
        <w:p w14:paraId="19658FF7" w14:textId="4E9BB87E" w:rsidR="00965B05" w:rsidRPr="00553566" w:rsidRDefault="00965B05" w:rsidP="00E460D1">
          <w:pPr>
            <w:pStyle w:val="ListParagraph"/>
            <w:numPr>
              <w:ilvl w:val="0"/>
              <w:numId w:val="7"/>
            </w:numPr>
          </w:pPr>
          <w:r>
            <w:rPr>
              <w:sz w:val="24"/>
              <w:szCs w:val="24"/>
              <w:lang w:eastAsia="en-GB"/>
            </w:rPr>
            <w:t>Step Back</w:t>
          </w:r>
          <w:r w:rsidR="00E735E7">
            <w:rPr>
              <w:sz w:val="24"/>
              <w:szCs w:val="24"/>
              <w:lang w:eastAsia="en-GB"/>
            </w:rPr>
            <w:t xml:space="preserve"> – reverts the simulation back by one tick (or update).</w:t>
          </w:r>
        </w:p>
        <w:p w14:paraId="4DEFAB13" w14:textId="77777777" w:rsidR="00C60970" w:rsidRDefault="00C60970" w:rsidP="00553566">
          <w:pPr>
            <w:pStyle w:val="ListParagraph"/>
            <w:ind w:left="1080"/>
            <w:rPr>
              <w:sz w:val="24"/>
              <w:szCs w:val="24"/>
            </w:rPr>
          </w:pPr>
        </w:p>
        <w:p w14:paraId="7E82E837" w14:textId="27A580F6" w:rsidR="00C60970" w:rsidRDefault="00C60970" w:rsidP="00553566">
          <w:pPr>
            <w:pStyle w:val="ListParagraph"/>
            <w:ind w:left="1080"/>
            <w:rPr>
              <w:sz w:val="24"/>
              <w:szCs w:val="24"/>
            </w:rPr>
          </w:pPr>
          <w:r w:rsidRPr="00553566">
            <w:rPr>
              <w:b/>
              <w:sz w:val="24"/>
              <w:szCs w:val="24"/>
              <w:lang w:eastAsia="en-GB"/>
            </w:rPr>
            <w:t>IF</w:t>
          </w:r>
          <w:r>
            <w:rPr>
              <w:sz w:val="24"/>
              <w:szCs w:val="24"/>
              <w:lang w:eastAsia="en-GB"/>
            </w:rPr>
            <w:t xml:space="preserve"> StepBackButtonPressed </w:t>
          </w:r>
          <w:r w:rsidRPr="00553566">
            <w:rPr>
              <w:b/>
              <w:sz w:val="24"/>
              <w:szCs w:val="24"/>
              <w:lang w:eastAsia="en-GB"/>
            </w:rPr>
            <w:t>THEN</w:t>
          </w:r>
        </w:p>
        <w:p w14:paraId="2CAA9867" w14:textId="0AB89787" w:rsidR="00C60970" w:rsidRDefault="00C60970" w:rsidP="00553566">
          <w:pPr>
            <w:pStyle w:val="ListParagraph"/>
            <w:ind w:left="1080"/>
            <w:rPr>
              <w:sz w:val="24"/>
              <w:szCs w:val="24"/>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21982BAC" w14:textId="211A7A70" w:rsidR="00C60970" w:rsidRDefault="00C60970" w:rsidP="00553566">
          <w:pPr>
            <w:pStyle w:val="ListParagraph"/>
            <w:ind w:left="1080"/>
            <w:rPr>
              <w:sz w:val="24"/>
              <w:szCs w:val="24"/>
            </w:rPr>
          </w:pPr>
          <w:r>
            <w:rPr>
              <w:sz w:val="24"/>
              <w:szCs w:val="24"/>
              <w:lang w:eastAsia="en-GB"/>
            </w:rPr>
            <w:tab/>
          </w:r>
          <w:r>
            <w:rPr>
              <w:sz w:val="24"/>
              <w:szCs w:val="24"/>
              <w:lang w:eastAsia="en-GB"/>
            </w:rPr>
            <w:tab/>
          </w:r>
          <w:r w:rsidRPr="00553566">
            <w:rPr>
              <w:b/>
              <w:sz w:val="24"/>
              <w:szCs w:val="24"/>
              <w:lang w:eastAsia="en-GB"/>
            </w:rPr>
            <w:t>CALL</w:t>
          </w:r>
          <w:r>
            <w:rPr>
              <w:sz w:val="24"/>
              <w:szCs w:val="24"/>
              <w:lang w:eastAsia="en-GB"/>
            </w:rPr>
            <w:t xml:space="preserve"> StepBack</w:t>
          </w:r>
        </w:p>
        <w:p w14:paraId="28BA89F4" w14:textId="36E59BD6" w:rsidR="00C60970" w:rsidRPr="00553566" w:rsidRDefault="00C60970" w:rsidP="00553566">
          <w:pPr>
            <w:pStyle w:val="ListParagraph"/>
            <w:ind w:left="1080"/>
            <w:rPr>
              <w:b/>
              <w:sz w:val="24"/>
              <w:szCs w:val="24"/>
            </w:rPr>
          </w:pPr>
          <w:r>
            <w:rPr>
              <w:sz w:val="24"/>
              <w:szCs w:val="24"/>
              <w:lang w:eastAsia="en-GB"/>
            </w:rPr>
            <w:tab/>
          </w:r>
          <w:r w:rsidRPr="00553566">
            <w:rPr>
              <w:b/>
              <w:sz w:val="24"/>
              <w:szCs w:val="24"/>
              <w:lang w:eastAsia="en-GB"/>
            </w:rPr>
            <w:t>ENDIF</w:t>
          </w:r>
        </w:p>
        <w:p w14:paraId="6699BF7A" w14:textId="33539652" w:rsidR="00C60970" w:rsidRPr="00553566" w:rsidRDefault="00C60970" w:rsidP="00553566">
          <w:pPr>
            <w:pStyle w:val="ListParagraph"/>
            <w:ind w:left="1080"/>
            <w:rPr>
              <w:b/>
              <w:sz w:val="24"/>
              <w:szCs w:val="24"/>
            </w:rPr>
          </w:pPr>
          <w:r w:rsidRPr="00553566">
            <w:rPr>
              <w:b/>
              <w:sz w:val="24"/>
              <w:szCs w:val="24"/>
              <w:lang w:eastAsia="en-GB"/>
            </w:rPr>
            <w:t>ENDIF</w:t>
          </w:r>
        </w:p>
        <w:p w14:paraId="7F1390E5" w14:textId="77777777" w:rsidR="00C60970" w:rsidRDefault="00C60970" w:rsidP="00553566">
          <w:pPr>
            <w:pStyle w:val="ListParagraph"/>
            <w:ind w:left="1080"/>
          </w:pPr>
        </w:p>
        <w:p w14:paraId="0FD7DBF4" w14:textId="01ECB7BC" w:rsidR="00C60970" w:rsidRPr="00553566" w:rsidRDefault="00C60970" w:rsidP="00553566">
          <w:pPr>
            <w:pStyle w:val="ListParagraph"/>
            <w:ind w:left="1080"/>
            <w:rPr>
              <w:sz w:val="24"/>
              <w:szCs w:val="24"/>
            </w:rPr>
          </w:pPr>
          <w:r w:rsidRPr="00553566">
            <w:rPr>
              <w:b/>
              <w:sz w:val="24"/>
              <w:szCs w:val="24"/>
            </w:rPr>
            <w:t>PROCEDURE</w:t>
          </w:r>
          <w:r w:rsidRPr="00553566">
            <w:rPr>
              <w:sz w:val="24"/>
              <w:szCs w:val="24"/>
            </w:rPr>
            <w:t xml:space="preserve"> StepBack:</w:t>
          </w:r>
        </w:p>
        <w:p w14:paraId="2A319ACB" w14:textId="7F082B03" w:rsidR="00C60970" w:rsidRPr="00553566" w:rsidRDefault="00C60970" w:rsidP="00553566">
          <w:pPr>
            <w:pStyle w:val="ListParagraph"/>
            <w:ind w:left="1080"/>
            <w:rPr>
              <w:b/>
              <w:sz w:val="24"/>
              <w:szCs w:val="24"/>
            </w:rPr>
          </w:pPr>
          <w:r w:rsidRPr="00553566">
            <w:rPr>
              <w:b/>
              <w:sz w:val="24"/>
              <w:szCs w:val="24"/>
            </w:rPr>
            <w:t>BEGIN</w:t>
          </w:r>
        </w:p>
        <w:p w14:paraId="7308068E" w14:textId="01EE7DE8" w:rsidR="00B83B61" w:rsidRPr="00553566" w:rsidRDefault="008402E8" w:rsidP="00553566">
          <w:pPr>
            <w:pStyle w:val="ListParagraph"/>
            <w:ind w:left="1080" w:firstLine="360"/>
            <w:rPr>
              <w:sz w:val="24"/>
              <w:szCs w:val="24"/>
            </w:rPr>
          </w:pPr>
          <w:r w:rsidRPr="00553566">
            <w:rPr>
              <w:b/>
              <w:sz w:val="24"/>
              <w:szCs w:val="24"/>
            </w:rPr>
            <w:t>CALL</w:t>
          </w:r>
          <w:r>
            <w:rPr>
              <w:sz w:val="24"/>
              <w:szCs w:val="24"/>
            </w:rPr>
            <w:t xml:space="preserve"> </w:t>
          </w:r>
          <w:r w:rsidR="00B83B61">
            <w:rPr>
              <w:sz w:val="24"/>
              <w:szCs w:val="24"/>
            </w:rPr>
            <w:t>Update</w:t>
          </w:r>
          <w:r w:rsidR="00BA3721">
            <w:rPr>
              <w:sz w:val="24"/>
              <w:szCs w:val="24"/>
            </w:rPr>
            <w:t>Simulation</w:t>
          </w:r>
          <w:r w:rsidR="00B83B61">
            <w:rPr>
              <w:sz w:val="24"/>
              <w:szCs w:val="24"/>
            </w:rPr>
            <w:t>WithOppositeValues</w:t>
          </w:r>
        </w:p>
        <w:p w14:paraId="715150E1" w14:textId="04FCAEE0" w:rsidR="00C60970" w:rsidRPr="00553566" w:rsidRDefault="00C60970" w:rsidP="00553566">
          <w:pPr>
            <w:pStyle w:val="ListParagraph"/>
            <w:ind w:left="1080"/>
            <w:rPr>
              <w:b/>
              <w:sz w:val="24"/>
              <w:szCs w:val="24"/>
            </w:rPr>
          </w:pPr>
          <w:r w:rsidRPr="00553566">
            <w:rPr>
              <w:b/>
              <w:sz w:val="24"/>
              <w:szCs w:val="24"/>
            </w:rPr>
            <w:t>END PROCEDURE</w:t>
          </w:r>
        </w:p>
        <w:p w14:paraId="671DDB22" w14:textId="77777777" w:rsidR="00C60970" w:rsidRPr="00553566" w:rsidRDefault="00C60970" w:rsidP="00553566">
          <w:pPr>
            <w:pStyle w:val="ListParagraph"/>
            <w:ind w:left="1080"/>
          </w:pPr>
        </w:p>
        <w:p w14:paraId="7C1F8815" w14:textId="689D524F" w:rsidR="00965B05" w:rsidRPr="00553566" w:rsidRDefault="00965B05" w:rsidP="00E460D1">
          <w:pPr>
            <w:pStyle w:val="ListParagraph"/>
            <w:numPr>
              <w:ilvl w:val="0"/>
              <w:numId w:val="7"/>
            </w:numPr>
          </w:pPr>
          <w:r>
            <w:rPr>
              <w:sz w:val="24"/>
              <w:szCs w:val="24"/>
              <w:lang w:eastAsia="en-GB"/>
            </w:rPr>
            <w:t>Step Forward</w:t>
          </w:r>
          <w:r w:rsidR="00E735E7">
            <w:rPr>
              <w:sz w:val="24"/>
              <w:szCs w:val="24"/>
              <w:lang w:eastAsia="en-GB"/>
            </w:rPr>
            <w:t xml:space="preserve"> – moves the simulation forward by one tick (or update).</w:t>
          </w:r>
        </w:p>
        <w:p w14:paraId="6F67E577" w14:textId="77777777" w:rsidR="00B83B61" w:rsidRDefault="00B83B61" w:rsidP="00553566">
          <w:pPr>
            <w:pStyle w:val="ListParagraph"/>
            <w:ind w:left="1080"/>
            <w:rPr>
              <w:sz w:val="24"/>
              <w:szCs w:val="24"/>
            </w:rPr>
          </w:pPr>
        </w:p>
        <w:p w14:paraId="43E963A5" w14:textId="7E16D31D" w:rsidR="00B83B61" w:rsidRDefault="00B83B61" w:rsidP="00B83B61">
          <w:pPr>
            <w:pStyle w:val="ListParagraph"/>
            <w:ind w:left="1080"/>
            <w:rPr>
              <w:sz w:val="24"/>
              <w:szCs w:val="24"/>
              <w:lang w:eastAsia="en-GB"/>
            </w:rPr>
          </w:pPr>
          <w:r w:rsidRPr="00553566">
            <w:rPr>
              <w:b/>
              <w:sz w:val="24"/>
              <w:szCs w:val="24"/>
              <w:lang w:eastAsia="en-GB"/>
            </w:rPr>
            <w:t>IF</w:t>
          </w:r>
          <w:r>
            <w:rPr>
              <w:sz w:val="24"/>
              <w:szCs w:val="24"/>
              <w:lang w:eastAsia="en-GB"/>
            </w:rPr>
            <w:t xml:space="preserve"> StepForwardButtonPressed </w:t>
          </w:r>
          <w:r w:rsidRPr="00553566">
            <w:rPr>
              <w:b/>
              <w:sz w:val="24"/>
              <w:szCs w:val="24"/>
              <w:lang w:eastAsia="en-GB"/>
            </w:rPr>
            <w:t>THEN</w:t>
          </w:r>
        </w:p>
        <w:p w14:paraId="6BA08EF9" w14:textId="77777777" w:rsidR="00B83B61" w:rsidRDefault="00B83B61" w:rsidP="00B83B61">
          <w:pPr>
            <w:pStyle w:val="ListParagraph"/>
            <w:ind w:left="1080"/>
            <w:rPr>
              <w:sz w:val="24"/>
              <w:szCs w:val="24"/>
              <w:lang w:eastAsia="en-GB"/>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0999E517" w14:textId="54C205DC" w:rsidR="00B83B61" w:rsidRDefault="00B83B61" w:rsidP="00B83B61">
          <w:pPr>
            <w:pStyle w:val="ListParagraph"/>
            <w:ind w:left="1080"/>
            <w:rPr>
              <w:sz w:val="24"/>
              <w:szCs w:val="24"/>
              <w:lang w:eastAsia="en-GB"/>
            </w:rPr>
          </w:pPr>
          <w:r>
            <w:rPr>
              <w:sz w:val="24"/>
              <w:szCs w:val="24"/>
              <w:lang w:eastAsia="en-GB"/>
            </w:rPr>
            <w:tab/>
          </w:r>
          <w:r w:rsidR="00762A23">
            <w:rPr>
              <w:sz w:val="24"/>
              <w:szCs w:val="24"/>
              <w:lang w:eastAsia="en-GB"/>
            </w:rPr>
            <w:tab/>
          </w:r>
          <w:r w:rsidRPr="00553566">
            <w:rPr>
              <w:b/>
              <w:sz w:val="24"/>
              <w:szCs w:val="24"/>
              <w:lang w:eastAsia="en-GB"/>
            </w:rPr>
            <w:t>CALL</w:t>
          </w:r>
          <w:r>
            <w:rPr>
              <w:sz w:val="24"/>
              <w:szCs w:val="24"/>
              <w:lang w:eastAsia="en-GB"/>
            </w:rPr>
            <w:t xml:space="preserve"> StepForward</w:t>
          </w:r>
        </w:p>
        <w:p w14:paraId="6FF655EE" w14:textId="77777777" w:rsidR="00B83B61" w:rsidRPr="00553566" w:rsidRDefault="00B83B61" w:rsidP="00B83B61">
          <w:pPr>
            <w:pStyle w:val="ListParagraph"/>
            <w:ind w:left="1080"/>
            <w:rPr>
              <w:b/>
              <w:sz w:val="24"/>
              <w:szCs w:val="24"/>
              <w:lang w:eastAsia="en-GB"/>
            </w:rPr>
          </w:pPr>
          <w:r>
            <w:rPr>
              <w:sz w:val="24"/>
              <w:szCs w:val="24"/>
              <w:lang w:eastAsia="en-GB"/>
            </w:rPr>
            <w:tab/>
          </w:r>
          <w:r w:rsidRPr="00553566">
            <w:rPr>
              <w:b/>
              <w:sz w:val="24"/>
              <w:szCs w:val="24"/>
              <w:lang w:eastAsia="en-GB"/>
            </w:rPr>
            <w:t>ENDIF</w:t>
          </w:r>
        </w:p>
        <w:p w14:paraId="584B7C9A" w14:textId="77777777" w:rsidR="00B83B61" w:rsidRPr="00553566" w:rsidRDefault="00B83B61" w:rsidP="00B83B61">
          <w:pPr>
            <w:pStyle w:val="ListParagraph"/>
            <w:ind w:left="1080"/>
            <w:rPr>
              <w:b/>
              <w:sz w:val="24"/>
              <w:szCs w:val="24"/>
              <w:lang w:eastAsia="en-GB"/>
            </w:rPr>
          </w:pPr>
          <w:r w:rsidRPr="00553566">
            <w:rPr>
              <w:b/>
              <w:sz w:val="24"/>
              <w:szCs w:val="24"/>
              <w:lang w:eastAsia="en-GB"/>
            </w:rPr>
            <w:t>ENDIF</w:t>
          </w:r>
        </w:p>
        <w:p w14:paraId="62F80492" w14:textId="77777777" w:rsidR="00B83B61" w:rsidRDefault="00B83B61" w:rsidP="00B83B61">
          <w:pPr>
            <w:pStyle w:val="ListParagraph"/>
            <w:ind w:left="1080"/>
          </w:pPr>
        </w:p>
        <w:p w14:paraId="5FD45311" w14:textId="61AC9A29" w:rsidR="00B83B61" w:rsidRPr="001519F9" w:rsidRDefault="00B83B61" w:rsidP="00B83B61">
          <w:pPr>
            <w:pStyle w:val="ListParagraph"/>
            <w:ind w:left="1080"/>
            <w:rPr>
              <w:sz w:val="24"/>
              <w:szCs w:val="24"/>
            </w:rPr>
          </w:pPr>
          <w:r w:rsidRPr="00553566">
            <w:rPr>
              <w:b/>
              <w:sz w:val="24"/>
              <w:szCs w:val="24"/>
            </w:rPr>
            <w:t>PROCEDURE</w:t>
          </w:r>
          <w:r w:rsidRPr="001519F9">
            <w:rPr>
              <w:sz w:val="24"/>
              <w:szCs w:val="24"/>
            </w:rPr>
            <w:t xml:space="preserve"> Step</w:t>
          </w:r>
          <w:r>
            <w:rPr>
              <w:sz w:val="24"/>
              <w:szCs w:val="24"/>
            </w:rPr>
            <w:t>Forward</w:t>
          </w:r>
          <w:r w:rsidRPr="001519F9">
            <w:rPr>
              <w:sz w:val="24"/>
              <w:szCs w:val="24"/>
            </w:rPr>
            <w:t>:</w:t>
          </w:r>
        </w:p>
        <w:p w14:paraId="6F83A0F1" w14:textId="77777777" w:rsidR="00B83B61" w:rsidRPr="00553566" w:rsidRDefault="00B83B61" w:rsidP="00B83B61">
          <w:pPr>
            <w:pStyle w:val="ListParagraph"/>
            <w:ind w:left="1080"/>
            <w:rPr>
              <w:b/>
              <w:sz w:val="24"/>
              <w:szCs w:val="24"/>
            </w:rPr>
          </w:pPr>
          <w:r w:rsidRPr="00553566">
            <w:rPr>
              <w:b/>
              <w:sz w:val="24"/>
              <w:szCs w:val="24"/>
            </w:rPr>
            <w:t>BEGIN</w:t>
          </w:r>
        </w:p>
        <w:p w14:paraId="27C241BA" w14:textId="3560D631" w:rsidR="00B83B61" w:rsidRPr="001519F9" w:rsidRDefault="00B83B61" w:rsidP="00B83B61">
          <w:pPr>
            <w:pStyle w:val="ListParagraph"/>
            <w:ind w:left="1080"/>
            <w:rPr>
              <w:sz w:val="24"/>
              <w:szCs w:val="24"/>
            </w:rPr>
          </w:pPr>
          <w:r>
            <w:rPr>
              <w:sz w:val="24"/>
              <w:szCs w:val="24"/>
            </w:rPr>
            <w:tab/>
          </w:r>
          <w:r w:rsidR="008402E8">
            <w:rPr>
              <w:b/>
              <w:sz w:val="24"/>
              <w:szCs w:val="24"/>
            </w:rPr>
            <w:t xml:space="preserve">CALL </w:t>
          </w:r>
          <w:r w:rsidR="00BA3721">
            <w:rPr>
              <w:sz w:val="24"/>
              <w:szCs w:val="24"/>
            </w:rPr>
            <w:t>UpdateSimulation</w:t>
          </w:r>
        </w:p>
        <w:p w14:paraId="62603FEE" w14:textId="77777777" w:rsidR="00B83B61" w:rsidRPr="00553566" w:rsidRDefault="00B83B61" w:rsidP="00B83B61">
          <w:pPr>
            <w:pStyle w:val="ListParagraph"/>
            <w:ind w:left="1080"/>
            <w:rPr>
              <w:b/>
              <w:sz w:val="24"/>
              <w:szCs w:val="24"/>
            </w:rPr>
          </w:pPr>
          <w:r w:rsidRPr="00553566">
            <w:rPr>
              <w:b/>
              <w:sz w:val="24"/>
              <w:szCs w:val="24"/>
            </w:rPr>
            <w:t>END PROCEDURE</w:t>
          </w:r>
        </w:p>
        <w:p w14:paraId="7FDAE84F" w14:textId="77777777" w:rsidR="00B83B61" w:rsidRDefault="00B83B61" w:rsidP="00553566">
          <w:pPr>
            <w:pStyle w:val="ListParagraph"/>
            <w:ind w:left="1080"/>
            <w:rPr>
              <w:sz w:val="24"/>
              <w:szCs w:val="24"/>
            </w:rPr>
          </w:pPr>
        </w:p>
        <w:p w14:paraId="0C0F219A" w14:textId="77777777" w:rsidR="00B83B61" w:rsidRPr="00553566" w:rsidRDefault="00B83B61" w:rsidP="00553566">
          <w:pPr>
            <w:pStyle w:val="ListParagraph"/>
            <w:ind w:left="1080"/>
          </w:pPr>
        </w:p>
        <w:p w14:paraId="0BA381E7" w14:textId="3F4A7E58" w:rsidR="00BA3721" w:rsidRPr="00553566" w:rsidRDefault="00965B05" w:rsidP="00E460D1">
          <w:pPr>
            <w:pStyle w:val="ListParagraph"/>
            <w:numPr>
              <w:ilvl w:val="0"/>
              <w:numId w:val="7"/>
            </w:numPr>
          </w:pPr>
          <w:r>
            <w:rPr>
              <w:sz w:val="24"/>
              <w:szCs w:val="24"/>
              <w:lang w:eastAsia="en-GB"/>
            </w:rPr>
            <w:t>Trace paths of objects</w:t>
          </w:r>
          <w:r w:rsidR="00BA3721">
            <w:rPr>
              <w:sz w:val="24"/>
              <w:szCs w:val="24"/>
              <w:lang w:eastAsia="en-GB"/>
            </w:rPr>
            <w:t xml:space="preserve"> – traces the path of each object on the screen</w:t>
          </w:r>
        </w:p>
        <w:p w14:paraId="27DDCB9D" w14:textId="77777777" w:rsidR="00BA3721" w:rsidRDefault="00BA3721" w:rsidP="00553566">
          <w:pPr>
            <w:pStyle w:val="ListParagraph"/>
            <w:ind w:left="1080"/>
          </w:pPr>
        </w:p>
        <w:p w14:paraId="0520BC4F" w14:textId="329A3283" w:rsidR="00BA3721" w:rsidRDefault="00BA3721" w:rsidP="00BA3721">
          <w:pPr>
            <w:pStyle w:val="ListParagraph"/>
            <w:ind w:left="1080"/>
            <w:rPr>
              <w:sz w:val="24"/>
              <w:szCs w:val="24"/>
              <w:lang w:eastAsia="en-GB"/>
            </w:rPr>
          </w:pPr>
          <w:r w:rsidRPr="00553566">
            <w:rPr>
              <w:b/>
              <w:sz w:val="24"/>
              <w:szCs w:val="24"/>
              <w:lang w:eastAsia="en-GB"/>
            </w:rPr>
            <w:t>IF</w:t>
          </w:r>
          <w:r>
            <w:rPr>
              <w:sz w:val="24"/>
              <w:szCs w:val="24"/>
              <w:lang w:eastAsia="en-GB"/>
            </w:rPr>
            <w:t xml:space="preserve"> TracePathsButtonSelected </w:t>
          </w:r>
          <w:r w:rsidRPr="00553566">
            <w:rPr>
              <w:b/>
              <w:sz w:val="24"/>
              <w:szCs w:val="24"/>
              <w:lang w:eastAsia="en-GB"/>
            </w:rPr>
            <w:t>THEN</w:t>
          </w:r>
        </w:p>
        <w:p w14:paraId="66B44C45" w14:textId="3639D51B" w:rsidR="00BA3721" w:rsidRDefault="00BA3721">
          <w:pPr>
            <w:pStyle w:val="ListParagraph"/>
            <w:ind w:left="1080"/>
            <w:rPr>
              <w:sz w:val="24"/>
              <w:szCs w:val="24"/>
              <w:lang w:eastAsia="en-GB"/>
            </w:rPr>
          </w:pPr>
          <w:r>
            <w:rPr>
              <w:sz w:val="24"/>
              <w:szCs w:val="24"/>
              <w:lang w:eastAsia="en-GB"/>
            </w:rPr>
            <w:tab/>
            <w:t xml:space="preserve">TracePaths = </w:t>
          </w:r>
          <w:r w:rsidRPr="00553566">
            <w:rPr>
              <w:b/>
              <w:sz w:val="24"/>
              <w:szCs w:val="24"/>
              <w:lang w:eastAsia="en-GB"/>
            </w:rPr>
            <w:t>NOT</w:t>
          </w:r>
          <w:r>
            <w:rPr>
              <w:sz w:val="24"/>
              <w:szCs w:val="24"/>
              <w:lang w:eastAsia="en-GB"/>
            </w:rPr>
            <w:t xml:space="preserve"> TracePaths //Toggles the trace paths variable</w:t>
          </w:r>
        </w:p>
        <w:p w14:paraId="2DDEE6C2" w14:textId="77777777" w:rsidR="00BA3721" w:rsidRPr="00553566" w:rsidRDefault="00BA3721" w:rsidP="00BA3721">
          <w:pPr>
            <w:pStyle w:val="ListParagraph"/>
            <w:ind w:left="1080"/>
            <w:rPr>
              <w:b/>
              <w:sz w:val="24"/>
              <w:szCs w:val="24"/>
              <w:lang w:eastAsia="en-GB"/>
            </w:rPr>
          </w:pPr>
          <w:r w:rsidRPr="00553566">
            <w:rPr>
              <w:b/>
              <w:sz w:val="24"/>
              <w:szCs w:val="24"/>
              <w:lang w:eastAsia="en-GB"/>
            </w:rPr>
            <w:t>ENDIF</w:t>
          </w:r>
        </w:p>
        <w:p w14:paraId="569755D6" w14:textId="77777777" w:rsidR="00BA3721" w:rsidRPr="00553566" w:rsidRDefault="00BA3721" w:rsidP="00553566">
          <w:pPr>
            <w:pStyle w:val="ListParagraph"/>
            <w:ind w:left="1080"/>
            <w:rPr>
              <w:sz w:val="24"/>
              <w:szCs w:val="24"/>
            </w:rPr>
          </w:pPr>
        </w:p>
        <w:p w14:paraId="6322BC35" w14:textId="65BFF653" w:rsidR="00965B05" w:rsidRPr="00553566" w:rsidRDefault="00965B05" w:rsidP="00E460D1">
          <w:pPr>
            <w:pStyle w:val="ListParagraph"/>
            <w:numPr>
              <w:ilvl w:val="0"/>
              <w:numId w:val="7"/>
            </w:numPr>
          </w:pPr>
          <w:r>
            <w:rPr>
              <w:sz w:val="24"/>
              <w:szCs w:val="24"/>
              <w:lang w:eastAsia="en-GB"/>
            </w:rPr>
            <w:t>Add ball</w:t>
          </w:r>
          <w:r w:rsidR="00BA3721">
            <w:rPr>
              <w:sz w:val="24"/>
              <w:szCs w:val="24"/>
              <w:lang w:eastAsia="en-GB"/>
            </w:rPr>
            <w:t xml:space="preserve"> – add a ball to the stage</w:t>
          </w:r>
        </w:p>
        <w:p w14:paraId="63B1357D" w14:textId="77777777" w:rsidR="00BA3721" w:rsidRDefault="00BA3721" w:rsidP="00553566">
          <w:pPr>
            <w:pStyle w:val="ListParagraph"/>
            <w:ind w:left="1080"/>
            <w:rPr>
              <w:sz w:val="24"/>
              <w:szCs w:val="24"/>
            </w:rPr>
          </w:pPr>
        </w:p>
        <w:p w14:paraId="4E383B1D" w14:textId="26D27681" w:rsidR="00223702" w:rsidRDefault="00223702" w:rsidP="00223702">
          <w:pPr>
            <w:pStyle w:val="ListParagraph"/>
            <w:ind w:left="1080"/>
            <w:rPr>
              <w:sz w:val="24"/>
              <w:szCs w:val="24"/>
              <w:lang w:eastAsia="en-GB"/>
            </w:rPr>
          </w:pPr>
          <w:r w:rsidRPr="00553566">
            <w:rPr>
              <w:b/>
              <w:sz w:val="24"/>
              <w:szCs w:val="24"/>
              <w:lang w:eastAsia="en-GB"/>
            </w:rPr>
            <w:t>IF</w:t>
          </w:r>
          <w:r>
            <w:rPr>
              <w:sz w:val="24"/>
              <w:szCs w:val="24"/>
              <w:lang w:eastAsia="en-GB"/>
            </w:rPr>
            <w:t xml:space="preserve"> AddButtonPressed </w:t>
          </w:r>
          <w:r w:rsidRPr="00553566">
            <w:rPr>
              <w:b/>
              <w:sz w:val="24"/>
              <w:szCs w:val="24"/>
              <w:lang w:eastAsia="en-GB"/>
            </w:rPr>
            <w:t>THEN</w:t>
          </w:r>
        </w:p>
        <w:p w14:paraId="5E40B35B" w14:textId="33323C02" w:rsidR="00223702" w:rsidRPr="008453B7" w:rsidRDefault="00223702" w:rsidP="00223702">
          <w:pPr>
            <w:pStyle w:val="ListParagraph"/>
            <w:ind w:left="1080"/>
            <w:rPr>
              <w:sz w:val="24"/>
              <w:szCs w:val="24"/>
              <w:lang w:eastAsia="en-GB"/>
            </w:rPr>
          </w:pPr>
          <w:r>
            <w:rPr>
              <w:sz w:val="24"/>
              <w:szCs w:val="24"/>
              <w:lang w:eastAsia="en-GB"/>
            </w:rPr>
            <w:tab/>
          </w:r>
          <w:r w:rsidR="008453B7">
            <w:rPr>
              <w:b/>
              <w:sz w:val="24"/>
              <w:szCs w:val="24"/>
              <w:lang w:eastAsia="en-GB"/>
            </w:rPr>
            <w:t xml:space="preserve">CALL </w:t>
          </w:r>
          <w:r w:rsidR="008453B7">
            <w:rPr>
              <w:sz w:val="24"/>
              <w:szCs w:val="24"/>
              <w:lang w:eastAsia="en-GB"/>
            </w:rPr>
            <w:t>AddBall(randomX, randomY, radiusFieldValue, massFieldValue)</w:t>
          </w:r>
        </w:p>
        <w:p w14:paraId="205DDD98" w14:textId="4FA91448" w:rsidR="00BA3721" w:rsidRPr="00553566" w:rsidRDefault="00223702" w:rsidP="00553566">
          <w:pPr>
            <w:pStyle w:val="ListParagraph"/>
            <w:ind w:left="1080"/>
          </w:pPr>
          <w:r w:rsidRPr="00553566">
            <w:rPr>
              <w:b/>
              <w:sz w:val="24"/>
              <w:szCs w:val="24"/>
              <w:lang w:eastAsia="en-GB"/>
            </w:rPr>
            <w:t>ENDIF</w:t>
          </w:r>
        </w:p>
        <w:p w14:paraId="4C0ADA3F" w14:textId="77777777" w:rsidR="00BA3721" w:rsidRPr="00553566" w:rsidRDefault="00BA3721" w:rsidP="00553566">
          <w:pPr>
            <w:pStyle w:val="ListParagraph"/>
            <w:ind w:left="1080"/>
          </w:pPr>
        </w:p>
        <w:p w14:paraId="4FD6B59D" w14:textId="18432DCB" w:rsidR="00150940" w:rsidRDefault="00965B05" w:rsidP="00E460D1">
          <w:pPr>
            <w:pStyle w:val="ListParagraph"/>
            <w:numPr>
              <w:ilvl w:val="0"/>
              <w:numId w:val="7"/>
            </w:numPr>
          </w:pPr>
          <w:r>
            <w:rPr>
              <w:sz w:val="24"/>
              <w:szCs w:val="24"/>
              <w:lang w:eastAsia="en-GB"/>
            </w:rPr>
            <w:t>Delete object</w:t>
          </w:r>
          <w:r w:rsidR="00BA3721">
            <w:rPr>
              <w:sz w:val="24"/>
              <w:szCs w:val="24"/>
              <w:lang w:eastAsia="en-GB"/>
            </w:rPr>
            <w:t xml:space="preserve"> – deletes a selected ball from the stage</w:t>
          </w:r>
        </w:p>
        <w:p w14:paraId="0B655437" w14:textId="5391FFDC" w:rsidR="007B37AA" w:rsidRDefault="007B37AA" w:rsidP="007B37AA">
          <w:pPr>
            <w:pStyle w:val="ListParagraph"/>
            <w:ind w:left="1080"/>
            <w:rPr>
              <w:sz w:val="24"/>
              <w:szCs w:val="24"/>
              <w:lang w:eastAsia="en-GB"/>
            </w:rPr>
          </w:pPr>
          <w:r w:rsidRPr="00553566">
            <w:rPr>
              <w:b/>
              <w:sz w:val="24"/>
              <w:szCs w:val="24"/>
              <w:lang w:eastAsia="en-GB"/>
            </w:rPr>
            <w:t>IF</w:t>
          </w:r>
          <w:r>
            <w:rPr>
              <w:sz w:val="24"/>
              <w:szCs w:val="24"/>
              <w:lang w:eastAsia="en-GB"/>
            </w:rPr>
            <w:t xml:space="preserve"> DeleteButtonPressed </w:t>
          </w:r>
          <w:r w:rsidRPr="00553566">
            <w:rPr>
              <w:b/>
              <w:sz w:val="24"/>
              <w:szCs w:val="24"/>
              <w:lang w:eastAsia="en-GB"/>
            </w:rPr>
            <w:t>THEN</w:t>
          </w:r>
        </w:p>
        <w:p w14:paraId="495C69FE" w14:textId="65D5DF1E" w:rsidR="007B37AA" w:rsidRPr="008453B7" w:rsidRDefault="007B37AA" w:rsidP="007B37AA">
          <w:pPr>
            <w:pStyle w:val="ListParagraph"/>
            <w:ind w:left="1080"/>
            <w:rPr>
              <w:sz w:val="24"/>
              <w:szCs w:val="24"/>
              <w:lang w:eastAsia="en-GB"/>
            </w:rPr>
          </w:pPr>
          <w:r>
            <w:rPr>
              <w:sz w:val="24"/>
              <w:szCs w:val="24"/>
              <w:lang w:eastAsia="en-GB"/>
            </w:rPr>
            <w:tab/>
          </w:r>
          <w:r>
            <w:rPr>
              <w:b/>
              <w:sz w:val="24"/>
              <w:szCs w:val="24"/>
              <w:lang w:eastAsia="en-GB"/>
            </w:rPr>
            <w:t xml:space="preserve">CALL </w:t>
          </w:r>
          <w:r>
            <w:rPr>
              <w:sz w:val="24"/>
              <w:szCs w:val="24"/>
              <w:lang w:eastAsia="en-GB"/>
            </w:rPr>
            <w:t>DeleteBall(selectedBall</w:t>
          </w:r>
          <w:r w:rsidR="004A31E5">
            <w:rPr>
              <w:sz w:val="24"/>
              <w:szCs w:val="24"/>
              <w:lang w:eastAsia="en-GB"/>
            </w:rPr>
            <w:t>Index</w:t>
          </w:r>
          <w:r>
            <w:rPr>
              <w:sz w:val="24"/>
              <w:szCs w:val="24"/>
              <w:lang w:eastAsia="en-GB"/>
            </w:rPr>
            <w:t>)</w:t>
          </w:r>
        </w:p>
        <w:p w14:paraId="47B48FB6" w14:textId="777E657E" w:rsidR="00150940" w:rsidRDefault="007B37AA" w:rsidP="004A5B65">
          <w:pPr>
            <w:pStyle w:val="ListParagraph"/>
            <w:ind w:left="1080"/>
            <w:rPr>
              <w:b/>
              <w:sz w:val="24"/>
              <w:szCs w:val="24"/>
              <w:lang w:eastAsia="en-GB"/>
            </w:rPr>
          </w:pPr>
          <w:r w:rsidRPr="00553566">
            <w:rPr>
              <w:b/>
              <w:sz w:val="24"/>
              <w:szCs w:val="24"/>
              <w:lang w:eastAsia="en-GB"/>
            </w:rPr>
            <w:t>ENDIF</w:t>
          </w:r>
        </w:p>
        <w:p w14:paraId="47089C91" w14:textId="77777777" w:rsidR="004A5B65" w:rsidRPr="00553566" w:rsidRDefault="004A5B65" w:rsidP="004A5B65">
          <w:pPr>
            <w:pStyle w:val="ListParagraph"/>
            <w:ind w:left="1080"/>
          </w:pPr>
        </w:p>
        <w:p w14:paraId="6CCFD0C3" w14:textId="77777777" w:rsidR="0078458F" w:rsidRPr="00553566" w:rsidRDefault="00965B05" w:rsidP="00E460D1">
          <w:pPr>
            <w:pStyle w:val="ListParagraph"/>
            <w:numPr>
              <w:ilvl w:val="0"/>
              <w:numId w:val="7"/>
            </w:numPr>
          </w:pPr>
          <w:r>
            <w:rPr>
              <w:sz w:val="24"/>
              <w:szCs w:val="24"/>
              <w:lang w:eastAsia="en-GB"/>
            </w:rPr>
            <w:t>Enable Gravity</w:t>
          </w:r>
          <w:r w:rsidR="00BA3721">
            <w:rPr>
              <w:sz w:val="24"/>
              <w:szCs w:val="24"/>
              <w:lang w:eastAsia="en-GB"/>
            </w:rPr>
            <w:t xml:space="preserve"> </w:t>
          </w:r>
        </w:p>
        <w:p w14:paraId="487609AD" w14:textId="77777777" w:rsidR="0078458F" w:rsidRDefault="0078458F" w:rsidP="00553566">
          <w:pPr>
            <w:pStyle w:val="ListParagraph"/>
            <w:ind w:left="1080"/>
            <w:rPr>
              <w:sz w:val="24"/>
              <w:szCs w:val="24"/>
            </w:rPr>
          </w:pPr>
        </w:p>
        <w:p w14:paraId="735E0863" w14:textId="2DBA58CE" w:rsidR="0078458F" w:rsidRDefault="0078458F" w:rsidP="0078458F">
          <w:pPr>
            <w:pStyle w:val="ListParagraph"/>
            <w:ind w:left="1080"/>
            <w:rPr>
              <w:sz w:val="24"/>
              <w:szCs w:val="24"/>
              <w:lang w:eastAsia="en-GB"/>
            </w:rPr>
          </w:pPr>
          <w:r w:rsidRPr="00344421">
            <w:rPr>
              <w:b/>
              <w:sz w:val="24"/>
              <w:szCs w:val="24"/>
              <w:lang w:eastAsia="en-GB"/>
            </w:rPr>
            <w:t>IF</w:t>
          </w:r>
          <w:r>
            <w:rPr>
              <w:sz w:val="24"/>
              <w:szCs w:val="24"/>
              <w:lang w:eastAsia="en-GB"/>
            </w:rPr>
            <w:t xml:space="preserve"> EnableGravityButtonPressed </w:t>
          </w:r>
          <w:r w:rsidRPr="00344421">
            <w:rPr>
              <w:b/>
              <w:sz w:val="24"/>
              <w:szCs w:val="24"/>
              <w:lang w:eastAsia="en-GB"/>
            </w:rPr>
            <w:t>THEN</w:t>
          </w:r>
        </w:p>
        <w:p w14:paraId="7974B64C" w14:textId="60ED915A" w:rsidR="0078458F" w:rsidRDefault="0078458F" w:rsidP="0078458F">
          <w:pPr>
            <w:pStyle w:val="ListParagraph"/>
            <w:ind w:left="1080"/>
            <w:rPr>
              <w:sz w:val="24"/>
              <w:szCs w:val="24"/>
              <w:lang w:eastAsia="en-GB"/>
            </w:rPr>
          </w:pPr>
          <w:r>
            <w:rPr>
              <w:sz w:val="24"/>
              <w:szCs w:val="24"/>
              <w:lang w:eastAsia="en-GB"/>
            </w:rPr>
            <w:tab/>
            <w:t>Gravity = True</w:t>
          </w:r>
        </w:p>
        <w:p w14:paraId="4684E65E" w14:textId="247BF2A3" w:rsidR="00A675A5" w:rsidRDefault="0078458F" w:rsidP="00553566">
          <w:pPr>
            <w:pStyle w:val="ListParagraph"/>
            <w:ind w:firstLine="360"/>
            <w:rPr>
              <w:b/>
              <w:sz w:val="24"/>
              <w:szCs w:val="24"/>
            </w:rPr>
          </w:pPr>
          <w:r w:rsidRPr="00344421">
            <w:rPr>
              <w:b/>
              <w:sz w:val="24"/>
              <w:szCs w:val="24"/>
              <w:lang w:eastAsia="en-GB"/>
            </w:rPr>
            <w:t>ENDIF</w:t>
          </w:r>
        </w:p>
        <w:p w14:paraId="738678F7" w14:textId="77777777" w:rsidR="00A675A5" w:rsidRDefault="00A675A5" w:rsidP="00553566">
          <w:pPr>
            <w:pStyle w:val="ListParagraph"/>
            <w:ind w:firstLine="360"/>
            <w:rPr>
              <w:b/>
              <w:sz w:val="24"/>
              <w:szCs w:val="24"/>
            </w:rPr>
          </w:pPr>
        </w:p>
        <w:p w14:paraId="08DB8D40" w14:textId="520A01DA" w:rsidR="00A675A5" w:rsidRDefault="00A675A5" w:rsidP="00553566">
          <w:pPr>
            <w:pStyle w:val="ListParagraph"/>
            <w:ind w:firstLine="360"/>
            <w:rPr>
              <w:sz w:val="24"/>
              <w:szCs w:val="24"/>
            </w:rPr>
          </w:pPr>
          <w:r w:rsidRPr="00553566">
            <w:rPr>
              <w:b/>
              <w:sz w:val="24"/>
              <w:szCs w:val="24"/>
              <w:lang w:eastAsia="en-GB"/>
            </w:rPr>
            <w:t xml:space="preserve">FUNCTION </w:t>
          </w:r>
          <w:r>
            <w:rPr>
              <w:sz w:val="24"/>
              <w:szCs w:val="24"/>
              <w:lang w:eastAsia="en-GB"/>
            </w:rPr>
            <w:t>TestCollision(Object1, Object2, Collision)</w:t>
          </w:r>
          <w:r w:rsidR="007C54B1">
            <w:rPr>
              <w:sz w:val="24"/>
              <w:szCs w:val="24"/>
              <w:lang w:eastAsia="en-GB"/>
            </w:rPr>
            <w:t>:</w:t>
          </w:r>
        </w:p>
        <w:p w14:paraId="04E331B4" w14:textId="02BC5D83" w:rsidR="00A675A5" w:rsidRDefault="00A675A5" w:rsidP="00553566">
          <w:pPr>
            <w:pStyle w:val="ListParagraph"/>
            <w:ind w:firstLine="360"/>
            <w:rPr>
              <w:b/>
              <w:sz w:val="24"/>
              <w:szCs w:val="24"/>
            </w:rPr>
          </w:pPr>
          <w:r>
            <w:rPr>
              <w:b/>
              <w:sz w:val="24"/>
              <w:szCs w:val="24"/>
              <w:lang w:eastAsia="en-GB"/>
            </w:rPr>
            <w:t>BEGIN</w:t>
          </w:r>
        </w:p>
        <w:p w14:paraId="5DAF3031" w14:textId="4BF80FC2" w:rsidR="00A675A5" w:rsidRDefault="00A675A5" w:rsidP="00553566">
          <w:pPr>
            <w:pStyle w:val="ListParagraph"/>
            <w:ind w:firstLine="360"/>
            <w:rPr>
              <w:sz w:val="24"/>
              <w:szCs w:val="24"/>
            </w:rPr>
          </w:pPr>
          <w:r>
            <w:rPr>
              <w:b/>
              <w:sz w:val="24"/>
              <w:szCs w:val="24"/>
              <w:lang w:eastAsia="en-GB"/>
            </w:rPr>
            <w:tab/>
          </w:r>
          <w:r w:rsidR="002F7CD5" w:rsidRPr="00553566">
            <w:rPr>
              <w:b/>
              <w:sz w:val="24"/>
              <w:szCs w:val="24"/>
              <w:lang w:eastAsia="en-GB"/>
            </w:rPr>
            <w:t xml:space="preserve">STORE </w:t>
          </w:r>
          <w:r w:rsidR="002F7CD5">
            <w:rPr>
              <w:sz w:val="24"/>
              <w:szCs w:val="24"/>
              <w:lang w:eastAsia="en-GB"/>
            </w:rPr>
            <w:t>DiffX = Object1.x-Object2.x</w:t>
          </w:r>
        </w:p>
        <w:p w14:paraId="3B51BB50" w14:textId="698F38F7"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DiffY = Object1.y-Object2.y</w:t>
          </w:r>
        </w:p>
        <w:p w14:paraId="2185918E" w14:textId="6A67211E" w:rsidR="002F7CD5" w:rsidRDefault="002F7CD5" w:rsidP="00553566">
          <w:pPr>
            <w:pStyle w:val="ListParagraph"/>
            <w:ind w:firstLine="360"/>
            <w:rPr>
              <w:sz w:val="24"/>
              <w:szCs w:val="24"/>
            </w:rPr>
          </w:pPr>
          <w:r>
            <w:rPr>
              <w:sz w:val="24"/>
              <w:szCs w:val="24"/>
              <w:lang w:eastAsia="en-GB"/>
            </w:rPr>
            <w:tab/>
          </w:r>
        </w:p>
        <w:p w14:paraId="116E7703" w14:textId="0681641D"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TotalRadius = Object1.radius+Object2.radius</w:t>
          </w:r>
        </w:p>
        <w:p w14:paraId="3B2F82BB" w14:textId="77777777" w:rsidR="002F7CD5" w:rsidRDefault="002F7CD5" w:rsidP="00553566">
          <w:pPr>
            <w:pStyle w:val="ListParagraph"/>
            <w:ind w:firstLine="360"/>
            <w:rPr>
              <w:sz w:val="24"/>
              <w:szCs w:val="24"/>
            </w:rPr>
          </w:pPr>
          <w:r>
            <w:rPr>
              <w:sz w:val="24"/>
              <w:szCs w:val="24"/>
              <w:lang w:eastAsia="en-GB"/>
            </w:rPr>
            <w:tab/>
          </w:r>
        </w:p>
        <w:p w14:paraId="207B09A1" w14:textId="1F3C16CB" w:rsidR="002F7CD5" w:rsidRDefault="002F7CD5" w:rsidP="00553566">
          <w:pPr>
            <w:pStyle w:val="ListParagraph"/>
            <w:ind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2EE4A014" w14:textId="179954AA" w:rsidR="006A4AAE" w:rsidRDefault="006A4AAE" w:rsidP="00553566">
          <w:pPr>
            <w:pStyle w:val="ListParagraph"/>
            <w:ind w:firstLine="720"/>
            <w:rPr>
              <w:sz w:val="24"/>
              <w:szCs w:val="24"/>
            </w:rPr>
          </w:pPr>
          <w:r>
            <w:rPr>
              <w:b/>
              <w:sz w:val="24"/>
              <w:szCs w:val="24"/>
              <w:lang w:eastAsia="en-GB"/>
            </w:rPr>
            <w:tab/>
            <w:t xml:space="preserve">STORE </w:t>
          </w:r>
          <w:r>
            <w:rPr>
              <w:sz w:val="24"/>
              <w:szCs w:val="24"/>
              <w:lang w:eastAsia="en-GB"/>
            </w:rPr>
            <w:t>TimeOfCollision = GetTimeOfCollision(Object1, Object2)</w:t>
          </w:r>
        </w:p>
        <w:p w14:paraId="2219D6F9" w14:textId="77777777" w:rsidR="006A4AAE" w:rsidRDefault="006A4AAE" w:rsidP="00553566">
          <w:pPr>
            <w:pStyle w:val="ListParagraph"/>
            <w:ind w:firstLine="720"/>
            <w:rPr>
              <w:sz w:val="24"/>
              <w:szCs w:val="24"/>
            </w:rPr>
          </w:pPr>
          <w:r>
            <w:rPr>
              <w:sz w:val="24"/>
              <w:szCs w:val="24"/>
              <w:lang w:eastAsia="en-GB"/>
            </w:rPr>
            <w:tab/>
          </w:r>
        </w:p>
        <w:p w14:paraId="19FCF03F" w14:textId="60EC5718" w:rsidR="006A4AAE" w:rsidRDefault="006A4AAE" w:rsidP="00553566">
          <w:pPr>
            <w:pStyle w:val="ListParagraph"/>
            <w:ind w:firstLine="720"/>
            <w:rPr>
              <w:sz w:val="24"/>
              <w:szCs w:val="24"/>
            </w:rPr>
          </w:pPr>
          <w:r>
            <w:rPr>
              <w:sz w:val="24"/>
              <w:szCs w:val="24"/>
              <w:lang w:eastAsia="en-GB"/>
            </w:rPr>
            <w:tab/>
            <w:t>Collision.Time = TimeOfCollision</w:t>
          </w:r>
          <w:r>
            <w:rPr>
              <w:sz w:val="24"/>
              <w:szCs w:val="24"/>
              <w:lang w:eastAsia="en-GB"/>
            </w:rPr>
            <w:tab/>
          </w:r>
        </w:p>
        <w:p w14:paraId="7051C4F0" w14:textId="77777777" w:rsidR="006A4AAE" w:rsidRPr="00553566" w:rsidRDefault="006A4AAE" w:rsidP="00553566">
          <w:pPr>
            <w:pStyle w:val="ListParagraph"/>
            <w:ind w:firstLine="720"/>
            <w:rPr>
              <w:sz w:val="24"/>
              <w:szCs w:val="24"/>
            </w:rPr>
          </w:pPr>
        </w:p>
        <w:p w14:paraId="58BF6901" w14:textId="3040F558" w:rsidR="002F7CD5" w:rsidRPr="00553566" w:rsidRDefault="002F7CD5" w:rsidP="00553566">
          <w:pPr>
            <w:pStyle w:val="ListParagraph"/>
            <w:ind w:firstLine="360"/>
            <w:rPr>
              <w:b/>
              <w:sz w:val="24"/>
              <w:szCs w:val="24"/>
            </w:rPr>
          </w:pPr>
          <w:r>
            <w:rPr>
              <w:sz w:val="24"/>
              <w:szCs w:val="24"/>
              <w:lang w:eastAsia="en-GB"/>
            </w:rPr>
            <w:tab/>
          </w:r>
          <w:r w:rsidR="00F6672C">
            <w:rPr>
              <w:sz w:val="24"/>
              <w:szCs w:val="24"/>
              <w:lang w:eastAsia="en-GB"/>
            </w:rPr>
            <w:tab/>
          </w:r>
          <w:r w:rsidRPr="00553566">
            <w:rPr>
              <w:b/>
              <w:sz w:val="24"/>
              <w:szCs w:val="24"/>
              <w:lang w:eastAsia="en-GB"/>
            </w:rPr>
            <w:t>RETURN TRUE</w:t>
          </w:r>
        </w:p>
        <w:p w14:paraId="2CEA6FD2" w14:textId="50228E71" w:rsidR="002F7CD5" w:rsidRPr="00553566" w:rsidRDefault="002F7CD5" w:rsidP="00553566">
          <w:pPr>
            <w:pStyle w:val="ListParagraph"/>
            <w:ind w:firstLine="360"/>
            <w:rPr>
              <w:b/>
              <w:sz w:val="24"/>
              <w:szCs w:val="24"/>
            </w:rPr>
          </w:pPr>
          <w:r>
            <w:rPr>
              <w:sz w:val="24"/>
              <w:szCs w:val="24"/>
              <w:lang w:eastAsia="en-GB"/>
            </w:rPr>
            <w:tab/>
          </w:r>
          <w:r w:rsidRPr="00553566">
            <w:rPr>
              <w:b/>
              <w:sz w:val="24"/>
              <w:szCs w:val="24"/>
              <w:lang w:eastAsia="en-GB"/>
            </w:rPr>
            <w:t>END IF</w:t>
          </w:r>
        </w:p>
        <w:p w14:paraId="411015A7" w14:textId="3801E15D" w:rsidR="002F7CD5" w:rsidRPr="00553566" w:rsidRDefault="002F7CD5" w:rsidP="00553566">
          <w:pPr>
            <w:pStyle w:val="ListParagraph"/>
            <w:ind w:firstLine="360"/>
            <w:rPr>
              <w:b/>
              <w:sz w:val="24"/>
              <w:szCs w:val="24"/>
            </w:rPr>
          </w:pPr>
          <w:r w:rsidRPr="00553566">
            <w:rPr>
              <w:b/>
              <w:sz w:val="24"/>
              <w:szCs w:val="24"/>
              <w:lang w:eastAsia="en-GB"/>
            </w:rPr>
            <w:tab/>
            <w:t>RETURN FALSE</w:t>
          </w:r>
        </w:p>
        <w:p w14:paraId="7D5D636E" w14:textId="0F5C2975" w:rsidR="00A675A5" w:rsidRPr="00553566" w:rsidRDefault="00A675A5" w:rsidP="00553566">
          <w:pPr>
            <w:pStyle w:val="ListParagraph"/>
            <w:ind w:firstLine="360"/>
            <w:rPr>
              <w:b/>
              <w:sz w:val="24"/>
              <w:szCs w:val="24"/>
            </w:rPr>
          </w:pPr>
          <w:r>
            <w:rPr>
              <w:b/>
              <w:sz w:val="24"/>
              <w:szCs w:val="24"/>
              <w:lang w:eastAsia="en-GB"/>
            </w:rPr>
            <w:t>END FUNCTION</w:t>
          </w:r>
        </w:p>
        <w:p w14:paraId="436F7F02" w14:textId="77777777" w:rsidR="006B4A47" w:rsidRDefault="006B4A47" w:rsidP="00553566">
          <w:pPr>
            <w:pStyle w:val="ListParagraph"/>
            <w:ind w:firstLine="360"/>
            <w:rPr>
              <w:b/>
              <w:sz w:val="24"/>
              <w:szCs w:val="24"/>
              <w:lang w:eastAsia="en-GB"/>
            </w:rPr>
          </w:pPr>
        </w:p>
        <w:p w14:paraId="7351747E" w14:textId="132A9EBE" w:rsidR="00784992" w:rsidRDefault="00784992"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HandleEdgeCollision(ball):</w:t>
          </w:r>
        </w:p>
        <w:p w14:paraId="29B50B6C" w14:textId="2183E802" w:rsidR="00F617DB" w:rsidRPr="00F617DB" w:rsidRDefault="00F617DB" w:rsidP="00553566">
          <w:pPr>
            <w:pStyle w:val="ListParagraph"/>
            <w:ind w:firstLine="360"/>
            <w:rPr>
              <w:sz w:val="24"/>
              <w:szCs w:val="24"/>
              <w:lang w:eastAsia="en-GB"/>
            </w:rPr>
          </w:pPr>
          <w:r>
            <w:rPr>
              <w:b/>
              <w:sz w:val="24"/>
              <w:szCs w:val="24"/>
              <w:lang w:eastAsia="en-GB"/>
            </w:rPr>
            <w:t>BEGIN</w:t>
          </w:r>
        </w:p>
        <w:p w14:paraId="7E2002FC" w14:textId="695FF82A" w:rsidR="00784992" w:rsidRDefault="00784992" w:rsidP="00553566">
          <w:pPr>
            <w:pStyle w:val="ListParagraph"/>
            <w:ind w:firstLine="360"/>
            <w:rPr>
              <w:sz w:val="24"/>
              <w:szCs w:val="24"/>
              <w:lang w:eastAsia="en-GB"/>
            </w:rPr>
          </w:pPr>
          <w:r>
            <w:rPr>
              <w:b/>
              <w:sz w:val="24"/>
              <w:szCs w:val="24"/>
              <w:lang w:eastAsia="en-GB"/>
            </w:rPr>
            <w:tab/>
            <w:t xml:space="preserve">IF </w:t>
          </w:r>
          <w:r>
            <w:rPr>
              <w:sz w:val="24"/>
              <w:szCs w:val="24"/>
              <w:lang w:eastAsia="en-GB"/>
            </w:rPr>
            <w:t>(Ball.x-Ball.radius &lt; 0)</w:t>
          </w:r>
        </w:p>
        <w:p w14:paraId="61A35DB5" w14:textId="142F3D7B" w:rsidR="00784992" w:rsidRPr="00553566" w:rsidRDefault="00784992" w:rsidP="00553566">
          <w:pPr>
            <w:pStyle w:val="ListParagraph"/>
            <w:ind w:firstLine="360"/>
            <w:rPr>
              <w:b/>
              <w:sz w:val="24"/>
              <w:szCs w:val="24"/>
              <w:lang w:eastAsia="en-GB"/>
            </w:rPr>
          </w:pPr>
          <w:r>
            <w:rPr>
              <w:b/>
              <w:sz w:val="24"/>
              <w:szCs w:val="24"/>
              <w:lang w:eastAsia="en-GB"/>
            </w:rPr>
            <w:tab/>
            <w:t>THEN</w:t>
          </w:r>
        </w:p>
        <w:p w14:paraId="420D316E" w14:textId="25E242CD"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Ball.x = 0 + Ball.radius</w:t>
          </w:r>
        </w:p>
        <w:p w14:paraId="313C4E16" w14:textId="718C69D9" w:rsidR="00784992" w:rsidRDefault="00784992" w:rsidP="00553566">
          <w:pPr>
            <w:pStyle w:val="ListParagraph"/>
            <w:ind w:left="1440" w:firstLine="720"/>
            <w:rPr>
              <w:sz w:val="24"/>
              <w:szCs w:val="24"/>
              <w:lang w:eastAsia="en-GB"/>
            </w:rPr>
          </w:pPr>
          <w:r>
            <w:rPr>
              <w:sz w:val="24"/>
              <w:szCs w:val="24"/>
              <w:lang w:eastAsia="en-GB"/>
            </w:rPr>
            <w:t>Ball.xVel = Ball.xVel * -1 //reversing the x velocity</w:t>
          </w:r>
        </w:p>
        <w:p w14:paraId="6C8399BC" w14:textId="118620C2" w:rsidR="00784992" w:rsidRDefault="00784992" w:rsidP="00553566">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(Ball.x+Ball.radius &gt; SimulationWidth)</w:t>
          </w:r>
        </w:p>
        <w:p w14:paraId="7356630F" w14:textId="7C7A8BF3" w:rsidR="00784992" w:rsidRDefault="00784992" w:rsidP="00553566">
          <w:pPr>
            <w:pStyle w:val="ListParagraph"/>
            <w:ind w:firstLine="360"/>
            <w:rPr>
              <w:b/>
              <w:sz w:val="24"/>
              <w:szCs w:val="24"/>
              <w:lang w:eastAsia="en-GB"/>
            </w:rPr>
          </w:pPr>
          <w:r>
            <w:rPr>
              <w:b/>
              <w:sz w:val="24"/>
              <w:szCs w:val="24"/>
              <w:lang w:eastAsia="en-GB"/>
            </w:rPr>
            <w:tab/>
            <w:t>THEN</w:t>
          </w:r>
        </w:p>
        <w:p w14:paraId="2A1DD7C3" w14:textId="76F8AFA4" w:rsidR="00784992" w:rsidRDefault="00784992" w:rsidP="00553566">
          <w:pPr>
            <w:pStyle w:val="ListParagraph"/>
            <w:ind w:firstLine="360"/>
            <w:rPr>
              <w:sz w:val="24"/>
              <w:szCs w:val="24"/>
              <w:lang w:eastAsia="en-GB"/>
            </w:rPr>
          </w:pPr>
          <w:r>
            <w:rPr>
              <w:b/>
              <w:sz w:val="24"/>
              <w:szCs w:val="24"/>
              <w:lang w:eastAsia="en-GB"/>
            </w:rPr>
            <w:lastRenderedPageBreak/>
            <w:tab/>
          </w:r>
          <w:r>
            <w:rPr>
              <w:b/>
              <w:sz w:val="24"/>
              <w:szCs w:val="24"/>
              <w:lang w:eastAsia="en-GB"/>
            </w:rPr>
            <w:tab/>
          </w:r>
          <w:r>
            <w:rPr>
              <w:sz w:val="24"/>
              <w:szCs w:val="24"/>
              <w:lang w:eastAsia="en-GB"/>
            </w:rPr>
            <w:t>Ball.x = SimulationWidth-Ball.radius</w:t>
          </w:r>
        </w:p>
        <w:p w14:paraId="3D771B51" w14:textId="7F2C1E5F" w:rsidR="00784992" w:rsidRPr="00553566" w:rsidRDefault="00784992" w:rsidP="00553566">
          <w:pPr>
            <w:pStyle w:val="ListParagraph"/>
            <w:ind w:firstLine="360"/>
            <w:rPr>
              <w:sz w:val="24"/>
              <w:szCs w:val="24"/>
              <w:lang w:eastAsia="en-GB"/>
            </w:rPr>
          </w:pPr>
          <w:r>
            <w:rPr>
              <w:sz w:val="24"/>
              <w:szCs w:val="24"/>
              <w:lang w:eastAsia="en-GB"/>
            </w:rPr>
            <w:tab/>
          </w:r>
          <w:r>
            <w:rPr>
              <w:sz w:val="24"/>
              <w:szCs w:val="24"/>
              <w:lang w:eastAsia="en-GB"/>
            </w:rPr>
            <w:tab/>
            <w:t>Ball.xVel = Ball.xVel * -1 //reversing the x velocity</w:t>
          </w:r>
        </w:p>
        <w:p w14:paraId="6467C843" w14:textId="3D095565" w:rsidR="00784992" w:rsidRDefault="00784992" w:rsidP="00553566">
          <w:pPr>
            <w:pStyle w:val="ListParagraph"/>
            <w:ind w:firstLine="360"/>
            <w:rPr>
              <w:b/>
              <w:sz w:val="24"/>
              <w:szCs w:val="24"/>
              <w:lang w:eastAsia="en-GB"/>
            </w:rPr>
          </w:pPr>
          <w:r>
            <w:rPr>
              <w:b/>
              <w:sz w:val="24"/>
              <w:szCs w:val="24"/>
              <w:lang w:eastAsia="en-GB"/>
            </w:rPr>
            <w:tab/>
            <w:t>END IF</w:t>
          </w:r>
        </w:p>
        <w:p w14:paraId="32C58B17" w14:textId="77777777" w:rsidR="00784992" w:rsidRDefault="00784992" w:rsidP="00553566">
          <w:pPr>
            <w:pStyle w:val="ListParagraph"/>
            <w:ind w:firstLine="360"/>
            <w:rPr>
              <w:b/>
              <w:sz w:val="24"/>
              <w:szCs w:val="24"/>
              <w:lang w:eastAsia="en-GB"/>
            </w:rPr>
          </w:pPr>
        </w:p>
        <w:p w14:paraId="52877ABC" w14:textId="05C1C397"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(Ball.y-Ball.radius &lt; 0)</w:t>
          </w:r>
        </w:p>
        <w:p w14:paraId="327C572A" w14:textId="77777777" w:rsidR="00784992" w:rsidRPr="005268B4" w:rsidRDefault="00784992" w:rsidP="00784992">
          <w:pPr>
            <w:pStyle w:val="ListParagraph"/>
            <w:ind w:firstLine="360"/>
            <w:rPr>
              <w:b/>
              <w:sz w:val="24"/>
              <w:szCs w:val="24"/>
              <w:lang w:eastAsia="en-GB"/>
            </w:rPr>
          </w:pPr>
          <w:r>
            <w:rPr>
              <w:b/>
              <w:sz w:val="24"/>
              <w:szCs w:val="24"/>
              <w:lang w:eastAsia="en-GB"/>
            </w:rPr>
            <w:tab/>
            <w:t>THEN</w:t>
          </w:r>
        </w:p>
        <w:p w14:paraId="6728AA11" w14:textId="43919849"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0 + Ball.radius</w:t>
          </w:r>
        </w:p>
        <w:p w14:paraId="1E1136C7" w14:textId="50761044" w:rsidR="00784992" w:rsidRDefault="00784992" w:rsidP="00784992">
          <w:pPr>
            <w:pStyle w:val="ListParagraph"/>
            <w:ind w:left="1440" w:firstLine="720"/>
            <w:rPr>
              <w:sz w:val="24"/>
              <w:szCs w:val="24"/>
              <w:lang w:eastAsia="en-GB"/>
            </w:rPr>
          </w:pPr>
          <w:r>
            <w:rPr>
              <w:sz w:val="24"/>
              <w:szCs w:val="24"/>
              <w:lang w:eastAsia="en-GB"/>
            </w:rPr>
            <w:t xml:space="preserve">Ball.yVel = </w:t>
          </w:r>
          <w:r w:rsidR="00477DE5">
            <w:rPr>
              <w:sz w:val="24"/>
              <w:szCs w:val="24"/>
              <w:lang w:eastAsia="en-GB"/>
            </w:rPr>
            <w:t>Ball.yVel * -1 //reversing the y</w:t>
          </w:r>
          <w:r>
            <w:rPr>
              <w:sz w:val="24"/>
              <w:szCs w:val="24"/>
              <w:lang w:eastAsia="en-GB"/>
            </w:rPr>
            <w:t xml:space="preserve"> velocity</w:t>
          </w:r>
        </w:p>
        <w:p w14:paraId="156F39A7" w14:textId="76DA0DE1"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(Ball.y+Ball.radius &gt; SimulationHeight)</w:t>
          </w:r>
        </w:p>
        <w:p w14:paraId="67036879" w14:textId="77777777" w:rsidR="00784992" w:rsidRDefault="00784992" w:rsidP="00784992">
          <w:pPr>
            <w:pStyle w:val="ListParagraph"/>
            <w:ind w:firstLine="360"/>
            <w:rPr>
              <w:b/>
              <w:sz w:val="24"/>
              <w:szCs w:val="24"/>
              <w:lang w:eastAsia="en-GB"/>
            </w:rPr>
          </w:pPr>
          <w:r>
            <w:rPr>
              <w:b/>
              <w:sz w:val="24"/>
              <w:szCs w:val="24"/>
              <w:lang w:eastAsia="en-GB"/>
            </w:rPr>
            <w:tab/>
            <w:t>THEN</w:t>
          </w:r>
        </w:p>
        <w:p w14:paraId="08CBDBA0" w14:textId="50AB991E"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SimulationHeight-Ball.radius</w:t>
          </w:r>
        </w:p>
        <w:p w14:paraId="0FB551A9" w14:textId="23B88118" w:rsidR="00784992" w:rsidRPr="005268B4" w:rsidRDefault="00784992" w:rsidP="00784992">
          <w:pPr>
            <w:pStyle w:val="ListParagraph"/>
            <w:ind w:firstLine="360"/>
            <w:rPr>
              <w:sz w:val="24"/>
              <w:szCs w:val="24"/>
              <w:lang w:eastAsia="en-GB"/>
            </w:rPr>
          </w:pPr>
          <w:r>
            <w:rPr>
              <w:sz w:val="24"/>
              <w:szCs w:val="24"/>
              <w:lang w:eastAsia="en-GB"/>
            </w:rPr>
            <w:tab/>
          </w:r>
          <w:r>
            <w:rPr>
              <w:sz w:val="24"/>
              <w:szCs w:val="24"/>
              <w:lang w:eastAsia="en-GB"/>
            </w:rPr>
            <w:tab/>
            <w:t xml:space="preserve">Ball.yVel = </w:t>
          </w:r>
          <w:r w:rsidR="00477DE5">
            <w:rPr>
              <w:sz w:val="24"/>
              <w:szCs w:val="24"/>
              <w:lang w:eastAsia="en-GB"/>
            </w:rPr>
            <w:t>Ball.yVel * -1 //reversing the y</w:t>
          </w:r>
          <w:r>
            <w:rPr>
              <w:sz w:val="24"/>
              <w:szCs w:val="24"/>
              <w:lang w:eastAsia="en-GB"/>
            </w:rPr>
            <w:t xml:space="preserve"> velocity</w:t>
          </w:r>
        </w:p>
        <w:p w14:paraId="22C8EF04" w14:textId="4B7D6EB5" w:rsidR="00784992" w:rsidRPr="00553566" w:rsidRDefault="00784992" w:rsidP="00553566">
          <w:pPr>
            <w:pStyle w:val="ListParagraph"/>
            <w:ind w:firstLine="360"/>
            <w:rPr>
              <w:b/>
              <w:sz w:val="24"/>
              <w:szCs w:val="24"/>
              <w:lang w:eastAsia="en-GB"/>
            </w:rPr>
          </w:pPr>
          <w:r>
            <w:rPr>
              <w:b/>
              <w:sz w:val="24"/>
              <w:szCs w:val="24"/>
              <w:lang w:eastAsia="en-GB"/>
            </w:rPr>
            <w:tab/>
            <w:t>END IF</w:t>
          </w:r>
        </w:p>
        <w:p w14:paraId="5F1DBEB9" w14:textId="6518A933" w:rsidR="00784992" w:rsidRDefault="00784992" w:rsidP="00553566">
          <w:pPr>
            <w:pStyle w:val="ListParagraph"/>
            <w:ind w:firstLine="360"/>
            <w:rPr>
              <w:b/>
              <w:sz w:val="24"/>
              <w:szCs w:val="24"/>
              <w:lang w:eastAsia="en-GB"/>
            </w:rPr>
          </w:pPr>
          <w:r>
            <w:rPr>
              <w:b/>
              <w:sz w:val="24"/>
              <w:szCs w:val="24"/>
              <w:lang w:eastAsia="en-GB"/>
            </w:rPr>
            <w:t>END PROCEDURE</w:t>
          </w:r>
        </w:p>
        <w:p w14:paraId="3FE49E3E" w14:textId="77777777" w:rsidR="00F75AD5" w:rsidRDefault="00F75AD5" w:rsidP="00553566">
          <w:pPr>
            <w:pStyle w:val="ListParagraph"/>
            <w:ind w:firstLine="360"/>
            <w:rPr>
              <w:b/>
              <w:sz w:val="24"/>
              <w:szCs w:val="24"/>
              <w:lang w:eastAsia="en-GB"/>
            </w:rPr>
          </w:pPr>
        </w:p>
        <w:p w14:paraId="40977F93" w14:textId="736017A0" w:rsidR="00F75AD5" w:rsidRDefault="00F75AD5" w:rsidP="00553566">
          <w:pPr>
            <w:pStyle w:val="ListParagraph"/>
            <w:ind w:firstLine="360"/>
            <w:rPr>
              <w:sz w:val="24"/>
              <w:szCs w:val="24"/>
              <w:lang w:eastAsia="en-GB"/>
            </w:rPr>
          </w:pPr>
          <w:r>
            <w:rPr>
              <w:b/>
              <w:sz w:val="24"/>
              <w:szCs w:val="24"/>
              <w:lang w:eastAsia="en-GB"/>
            </w:rPr>
            <w:t xml:space="preserve">PROCEDURE </w:t>
          </w:r>
          <w:r>
            <w:rPr>
              <w:sz w:val="24"/>
              <w:szCs w:val="24"/>
              <w:lang w:eastAsia="en-GB"/>
            </w:rPr>
            <w:t>SeperateObjects(object1, object2, collision):</w:t>
          </w:r>
        </w:p>
        <w:p w14:paraId="72BE48A3" w14:textId="61F3B693" w:rsidR="00F75AD5" w:rsidRDefault="00F75AD5" w:rsidP="00553566">
          <w:pPr>
            <w:pStyle w:val="ListParagraph"/>
            <w:ind w:firstLine="360"/>
            <w:rPr>
              <w:b/>
              <w:sz w:val="24"/>
              <w:szCs w:val="24"/>
              <w:lang w:eastAsia="en-GB"/>
            </w:rPr>
          </w:pPr>
          <w:r>
            <w:rPr>
              <w:b/>
              <w:sz w:val="24"/>
              <w:szCs w:val="24"/>
              <w:lang w:eastAsia="en-GB"/>
            </w:rPr>
            <w:t>BEGIN</w:t>
          </w:r>
        </w:p>
        <w:p w14:paraId="44BFF51C" w14:textId="132AFE07" w:rsidR="00F75AD5" w:rsidRDefault="00F75AD5" w:rsidP="00553566">
          <w:pPr>
            <w:pStyle w:val="ListParagraph"/>
            <w:ind w:firstLine="360"/>
            <w:rPr>
              <w:b/>
              <w:sz w:val="24"/>
              <w:szCs w:val="24"/>
              <w:lang w:eastAsia="en-GB"/>
            </w:rPr>
          </w:pPr>
          <w:r>
            <w:rPr>
              <w:b/>
              <w:sz w:val="24"/>
              <w:szCs w:val="24"/>
              <w:lang w:eastAsia="en-GB"/>
            </w:rPr>
            <w:tab/>
          </w:r>
        </w:p>
        <w:p w14:paraId="4C5E8A7D" w14:textId="5DB00516" w:rsidR="00F75AD5" w:rsidRPr="00F75AD5" w:rsidRDefault="00F75AD5" w:rsidP="00553566">
          <w:pPr>
            <w:pStyle w:val="ListParagraph"/>
            <w:ind w:firstLine="360"/>
            <w:rPr>
              <w:b/>
              <w:sz w:val="24"/>
              <w:szCs w:val="24"/>
              <w:lang w:eastAsia="en-GB"/>
            </w:rPr>
          </w:pPr>
          <w:r>
            <w:rPr>
              <w:b/>
              <w:sz w:val="24"/>
              <w:szCs w:val="24"/>
              <w:lang w:eastAsia="en-GB"/>
            </w:rPr>
            <w:t>END</w:t>
          </w:r>
        </w:p>
        <w:p w14:paraId="6C5372DE" w14:textId="77777777" w:rsidR="00F617DB" w:rsidRDefault="00F617DB" w:rsidP="00553566">
          <w:pPr>
            <w:pStyle w:val="ListParagraph"/>
            <w:ind w:firstLine="360"/>
            <w:rPr>
              <w:b/>
              <w:sz w:val="24"/>
              <w:szCs w:val="24"/>
              <w:lang w:eastAsia="en-GB"/>
            </w:rPr>
          </w:pPr>
        </w:p>
        <w:p w14:paraId="586A9560" w14:textId="216906E5" w:rsidR="00F617DB" w:rsidRDefault="00F617DB"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HandleCollision(</w:t>
          </w:r>
          <w:r w:rsidR="00B16BF3">
            <w:rPr>
              <w:sz w:val="24"/>
              <w:szCs w:val="24"/>
              <w:lang w:eastAsia="en-GB"/>
            </w:rPr>
            <w:t>collision</w:t>
          </w:r>
          <w:r>
            <w:rPr>
              <w:sz w:val="24"/>
              <w:szCs w:val="24"/>
              <w:lang w:eastAsia="en-GB"/>
            </w:rPr>
            <w:t>):</w:t>
          </w:r>
        </w:p>
        <w:p w14:paraId="45D30515" w14:textId="27E8E197" w:rsidR="00F617DB" w:rsidRDefault="00F617DB" w:rsidP="00553566">
          <w:pPr>
            <w:pStyle w:val="ListParagraph"/>
            <w:ind w:firstLine="360"/>
            <w:rPr>
              <w:b/>
              <w:sz w:val="24"/>
              <w:szCs w:val="24"/>
              <w:lang w:eastAsia="en-GB"/>
            </w:rPr>
          </w:pPr>
          <w:r>
            <w:rPr>
              <w:b/>
              <w:sz w:val="24"/>
              <w:szCs w:val="24"/>
              <w:lang w:eastAsia="en-GB"/>
            </w:rPr>
            <w:t>BEGIN</w:t>
          </w:r>
        </w:p>
        <w:p w14:paraId="0B774DD2" w14:textId="6972ED34" w:rsidR="00297A7A" w:rsidRDefault="00F617DB" w:rsidP="00553566">
          <w:pPr>
            <w:pStyle w:val="ListParagraph"/>
            <w:ind w:firstLine="360"/>
            <w:rPr>
              <w:sz w:val="24"/>
              <w:szCs w:val="24"/>
              <w:lang w:eastAsia="en-GB"/>
            </w:rPr>
          </w:pPr>
          <w:r>
            <w:rPr>
              <w:b/>
              <w:sz w:val="24"/>
              <w:szCs w:val="24"/>
              <w:lang w:eastAsia="en-GB"/>
            </w:rPr>
            <w:tab/>
          </w:r>
          <w:r w:rsidR="00297A7A">
            <w:rPr>
              <w:b/>
              <w:sz w:val="24"/>
              <w:szCs w:val="24"/>
              <w:lang w:eastAsia="en-GB"/>
            </w:rPr>
            <w:t xml:space="preserve">STORE </w:t>
          </w:r>
          <w:r w:rsidR="00100852">
            <w:rPr>
              <w:sz w:val="24"/>
              <w:szCs w:val="24"/>
              <w:lang w:eastAsia="en-GB"/>
            </w:rPr>
            <w:t>S</w:t>
          </w:r>
          <w:r w:rsidR="00297A7A">
            <w:rPr>
              <w:sz w:val="24"/>
              <w:szCs w:val="24"/>
              <w:lang w:eastAsia="en-GB"/>
            </w:rPr>
            <w:t>plitVelocityObj1 = SplitVelocities(collision.object1, collision.object2)  //split velocities</w:t>
          </w:r>
          <w:r w:rsidR="00100852">
            <w:rPr>
              <w:sz w:val="24"/>
              <w:szCs w:val="24"/>
              <w:lang w:eastAsia="en-GB"/>
            </w:rPr>
            <w:t xml:space="preserve"> of object 1</w:t>
          </w:r>
          <w:r w:rsidR="00297A7A">
            <w:rPr>
              <w:sz w:val="24"/>
              <w:szCs w:val="24"/>
              <w:lang w:eastAsia="en-GB"/>
            </w:rPr>
            <w:t xml:space="preserve"> into perpendicular and parallel components</w:t>
          </w:r>
        </w:p>
        <w:p w14:paraId="2D956006" w14:textId="7902E2AB" w:rsidR="00297A7A" w:rsidRDefault="00297A7A" w:rsidP="00553566">
          <w:pPr>
            <w:pStyle w:val="ListParagraph"/>
            <w:ind w:firstLine="360"/>
            <w:rPr>
              <w:sz w:val="24"/>
              <w:szCs w:val="24"/>
              <w:lang w:eastAsia="en-GB"/>
            </w:rPr>
          </w:pPr>
          <w:r>
            <w:rPr>
              <w:b/>
              <w:sz w:val="24"/>
              <w:szCs w:val="24"/>
              <w:lang w:eastAsia="en-GB"/>
            </w:rPr>
            <w:tab/>
            <w:t xml:space="preserve">STORE </w:t>
          </w:r>
          <w:r w:rsidR="00100852">
            <w:rPr>
              <w:sz w:val="24"/>
              <w:szCs w:val="24"/>
              <w:lang w:eastAsia="en-GB"/>
            </w:rPr>
            <w:t>S</w:t>
          </w:r>
          <w:r>
            <w:rPr>
              <w:sz w:val="24"/>
              <w:szCs w:val="24"/>
              <w:lang w:eastAsia="en-GB"/>
            </w:rPr>
            <w:t xml:space="preserve">plitVelocityObj2 = SplitVelocities(collision.object2, collision.object1)  //split velocities </w:t>
          </w:r>
          <w:r w:rsidR="00100852">
            <w:rPr>
              <w:sz w:val="24"/>
              <w:szCs w:val="24"/>
              <w:lang w:eastAsia="en-GB"/>
            </w:rPr>
            <w:t xml:space="preserve">of object 2 </w:t>
          </w:r>
          <w:r>
            <w:rPr>
              <w:sz w:val="24"/>
              <w:szCs w:val="24"/>
              <w:lang w:eastAsia="en-GB"/>
            </w:rPr>
            <w:t>into perpendicular and parallel components</w:t>
          </w:r>
        </w:p>
        <w:p w14:paraId="6F635635" w14:textId="5EC06478" w:rsidR="00553566" w:rsidRDefault="00553566" w:rsidP="00553566">
          <w:pPr>
            <w:pStyle w:val="ListParagraph"/>
            <w:ind w:firstLine="360"/>
            <w:rPr>
              <w:sz w:val="24"/>
              <w:szCs w:val="24"/>
              <w:lang w:eastAsia="en-GB"/>
            </w:rPr>
          </w:pPr>
          <w:r>
            <w:rPr>
              <w:b/>
              <w:sz w:val="24"/>
              <w:szCs w:val="24"/>
              <w:lang w:eastAsia="en-GB"/>
            </w:rPr>
            <w:tab/>
          </w:r>
        </w:p>
        <w:p w14:paraId="23C543D3" w14:textId="530887BA" w:rsidR="00297A7A" w:rsidRDefault="00553566" w:rsidP="00553566">
          <w:pPr>
            <w:pStyle w:val="ListParagraph"/>
            <w:ind w:firstLine="360"/>
            <w:rPr>
              <w:sz w:val="24"/>
              <w:szCs w:val="24"/>
              <w:lang w:eastAsia="en-GB"/>
            </w:rPr>
          </w:pPr>
          <w:r>
            <w:rPr>
              <w:sz w:val="24"/>
              <w:szCs w:val="24"/>
              <w:lang w:eastAsia="en-GB"/>
            </w:rPr>
            <w:tab/>
          </w:r>
          <w:r w:rsidR="00165F5F" w:rsidRPr="008531FF">
            <w:rPr>
              <w:b/>
              <w:sz w:val="24"/>
              <w:szCs w:val="24"/>
              <w:lang w:eastAsia="en-GB"/>
            </w:rPr>
            <w:t xml:space="preserve">CALL </w:t>
          </w:r>
          <w:r w:rsidR="00165F5F">
            <w:rPr>
              <w:sz w:val="24"/>
              <w:szCs w:val="24"/>
              <w:lang w:eastAsia="en-GB"/>
            </w:rPr>
            <w:t>CalculateNewVelocity(Object1</w:t>
          </w:r>
          <w:r w:rsidR="00DE114A">
            <w:rPr>
              <w:sz w:val="24"/>
              <w:szCs w:val="24"/>
              <w:lang w:eastAsia="en-GB"/>
            </w:rPr>
            <w:t>, Object2</w:t>
          </w:r>
          <w:ins w:id="37" w:author="Jacob Shirley" w:date="2015-02-25T12:19:00Z">
            <w:r w:rsidR="00923E66">
              <w:rPr>
                <w:sz w:val="24"/>
                <w:szCs w:val="24"/>
                <w:lang w:eastAsia="en-GB"/>
              </w:rPr>
              <w:t>, SplitVelocityObj1, SplitVelocityObj2</w:t>
            </w:r>
          </w:ins>
          <w:r w:rsidR="00165F5F">
            <w:rPr>
              <w:sz w:val="24"/>
              <w:szCs w:val="24"/>
              <w:lang w:eastAsia="en-GB"/>
            </w:rPr>
            <w:t>)</w:t>
          </w:r>
        </w:p>
        <w:p w14:paraId="70F5FBA4" w14:textId="1B60ECA7" w:rsidR="008531FF" w:rsidRDefault="00165F5F" w:rsidP="008531FF">
          <w:pPr>
            <w:pStyle w:val="ListParagraph"/>
            <w:ind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CalculateNewVelocity(Object2</w:t>
          </w:r>
          <w:r w:rsidR="00DE114A">
            <w:rPr>
              <w:sz w:val="24"/>
              <w:szCs w:val="24"/>
              <w:lang w:eastAsia="en-GB"/>
            </w:rPr>
            <w:t>, Object1</w:t>
          </w:r>
          <w:ins w:id="38" w:author="Jacob Shirley" w:date="2015-02-25T12:19:00Z">
            <w:r w:rsidR="00923E66">
              <w:rPr>
                <w:sz w:val="24"/>
                <w:szCs w:val="24"/>
                <w:lang w:eastAsia="en-GB"/>
              </w:rPr>
              <w:t>, SplitVelocityObj2,</w:t>
            </w:r>
            <w:r w:rsidR="00923E66" w:rsidRPr="00923E66">
              <w:rPr>
                <w:sz w:val="24"/>
                <w:szCs w:val="24"/>
                <w:lang w:eastAsia="en-GB"/>
              </w:rPr>
              <w:t xml:space="preserve"> </w:t>
            </w:r>
            <w:r w:rsidR="00923E66">
              <w:rPr>
                <w:sz w:val="24"/>
                <w:szCs w:val="24"/>
                <w:lang w:eastAsia="en-GB"/>
              </w:rPr>
              <w:t>SplitVelocityObj1</w:t>
            </w:r>
          </w:ins>
          <w:r>
            <w:rPr>
              <w:sz w:val="24"/>
              <w:szCs w:val="24"/>
              <w:lang w:eastAsia="en-GB"/>
            </w:rPr>
            <w:t>)</w:t>
          </w:r>
        </w:p>
        <w:p w14:paraId="61C7B3C4" w14:textId="27C3BB4A" w:rsidR="00297A7A" w:rsidRPr="008531FF" w:rsidRDefault="008531FF" w:rsidP="008531FF">
          <w:pPr>
            <w:pStyle w:val="ListParagraph"/>
            <w:ind w:firstLine="720"/>
            <w:rPr>
              <w:sz w:val="24"/>
              <w:szCs w:val="24"/>
              <w:lang w:eastAsia="en-GB"/>
            </w:rPr>
          </w:pPr>
          <w:r w:rsidRPr="008531FF">
            <w:rPr>
              <w:b/>
              <w:sz w:val="24"/>
              <w:szCs w:val="24"/>
              <w:lang w:eastAsia="en-GB"/>
            </w:rPr>
            <w:t xml:space="preserve">CALL </w:t>
          </w:r>
          <w:r w:rsidRPr="008531FF">
            <w:rPr>
              <w:sz w:val="24"/>
              <w:szCs w:val="24"/>
              <w:lang w:eastAsia="en-GB"/>
            </w:rPr>
            <w:t>SeperateObjects(collision)</w:t>
          </w:r>
          <w:r w:rsidR="00297A7A" w:rsidRPr="008531FF">
            <w:rPr>
              <w:sz w:val="24"/>
              <w:szCs w:val="24"/>
              <w:lang w:eastAsia="en-GB"/>
            </w:rPr>
            <w:tab/>
          </w:r>
        </w:p>
        <w:p w14:paraId="5C6849ED" w14:textId="2C232530" w:rsidR="00F617DB" w:rsidRDefault="00F617DB" w:rsidP="00553566">
          <w:pPr>
            <w:pStyle w:val="ListParagraph"/>
            <w:ind w:firstLine="360"/>
            <w:rPr>
              <w:b/>
              <w:sz w:val="24"/>
              <w:szCs w:val="24"/>
              <w:lang w:eastAsia="en-GB"/>
            </w:rPr>
          </w:pPr>
          <w:r>
            <w:rPr>
              <w:b/>
              <w:sz w:val="24"/>
              <w:szCs w:val="24"/>
              <w:lang w:eastAsia="en-GB"/>
            </w:rPr>
            <w:t>END PROCEDURE</w:t>
          </w:r>
        </w:p>
        <w:p w14:paraId="36B8FCBA" w14:textId="77777777" w:rsidR="0047085E" w:rsidRDefault="0047085E" w:rsidP="00553566">
          <w:pPr>
            <w:pStyle w:val="ListParagraph"/>
            <w:ind w:firstLine="360"/>
            <w:rPr>
              <w:b/>
              <w:sz w:val="24"/>
              <w:szCs w:val="24"/>
              <w:lang w:eastAsia="en-GB"/>
            </w:rPr>
          </w:pPr>
        </w:p>
        <w:p w14:paraId="71C42FFA" w14:textId="6B930AB6" w:rsidR="0047085E" w:rsidRDefault="0047085E" w:rsidP="00553566">
          <w:pPr>
            <w:pStyle w:val="ListParagraph"/>
            <w:ind w:firstLine="360"/>
            <w:rPr>
              <w:sz w:val="24"/>
              <w:szCs w:val="24"/>
              <w:lang w:eastAsia="en-GB"/>
            </w:rPr>
          </w:pPr>
          <w:r>
            <w:rPr>
              <w:b/>
              <w:sz w:val="24"/>
              <w:szCs w:val="24"/>
              <w:lang w:eastAsia="en-GB"/>
            </w:rPr>
            <w:t xml:space="preserve">PROCEDURE </w:t>
          </w:r>
          <w:r>
            <w:rPr>
              <w:sz w:val="24"/>
              <w:szCs w:val="24"/>
              <w:lang w:eastAsia="en-GB"/>
            </w:rPr>
            <w:t>CalculateNewVelocity(Object1</w:t>
          </w:r>
          <w:r w:rsidR="00DE114A">
            <w:rPr>
              <w:sz w:val="24"/>
              <w:szCs w:val="24"/>
              <w:lang w:eastAsia="en-GB"/>
            </w:rPr>
            <w:t>, Object2</w:t>
          </w:r>
          <w:r w:rsidR="00D444FB">
            <w:rPr>
              <w:sz w:val="24"/>
              <w:szCs w:val="24"/>
              <w:lang w:eastAsia="en-GB"/>
            </w:rPr>
            <w:t>, SplitVelocityObj1, SplitVelocityObj2</w:t>
          </w:r>
          <w:r>
            <w:rPr>
              <w:sz w:val="24"/>
              <w:szCs w:val="24"/>
              <w:lang w:eastAsia="en-GB"/>
            </w:rPr>
            <w:t>):</w:t>
          </w:r>
        </w:p>
        <w:p w14:paraId="33DA4496" w14:textId="472893F8" w:rsidR="0047085E" w:rsidRDefault="0047085E" w:rsidP="00553566">
          <w:pPr>
            <w:pStyle w:val="ListParagraph"/>
            <w:ind w:firstLine="360"/>
            <w:rPr>
              <w:b/>
              <w:sz w:val="24"/>
              <w:szCs w:val="24"/>
              <w:lang w:eastAsia="en-GB"/>
            </w:rPr>
          </w:pPr>
          <w:r>
            <w:rPr>
              <w:b/>
              <w:sz w:val="24"/>
              <w:szCs w:val="24"/>
              <w:lang w:eastAsia="en-GB"/>
            </w:rPr>
            <w:t>BEGIN</w:t>
          </w:r>
        </w:p>
        <w:p w14:paraId="180C0DBC" w14:textId="06CA07B0" w:rsidR="00DE114A" w:rsidRPr="00D444FB" w:rsidRDefault="00DE114A" w:rsidP="00D444FB">
          <w:pPr>
            <w:pStyle w:val="ListParagraph"/>
            <w:ind w:firstLine="360"/>
            <w:rPr>
              <w:sz w:val="24"/>
              <w:szCs w:val="24"/>
              <w:lang w:eastAsia="en-GB"/>
            </w:rPr>
          </w:pPr>
          <w:r>
            <w:rPr>
              <w:b/>
              <w:sz w:val="24"/>
              <w:szCs w:val="24"/>
              <w:lang w:eastAsia="en-GB"/>
            </w:rPr>
            <w:tab/>
            <w:t xml:space="preserve">STORE </w:t>
          </w:r>
          <w:r>
            <w:rPr>
              <w:sz w:val="24"/>
              <w:szCs w:val="24"/>
              <w:lang w:eastAsia="en-GB"/>
            </w:rPr>
            <w:t>AngleBetweenObjects = GetAngleBetweenObjects(Object1, Object</w:t>
          </w:r>
          <w:r w:rsidRPr="00DE114A">
            <w:rPr>
              <w:b/>
              <w:sz w:val="24"/>
              <w:szCs w:val="24"/>
              <w:lang w:eastAsia="en-GB"/>
            </w:rPr>
            <w:tab/>
          </w:r>
        </w:p>
        <w:p w14:paraId="4D92945E" w14:textId="77777777" w:rsidR="00D444FB" w:rsidRDefault="00D444FB" w:rsidP="00DE114A">
          <w:pPr>
            <w:pStyle w:val="ListParagraph"/>
            <w:ind w:firstLine="360"/>
            <w:rPr>
              <w:b/>
              <w:sz w:val="24"/>
              <w:szCs w:val="24"/>
              <w:lang w:eastAsia="en-GB"/>
            </w:rPr>
          </w:pPr>
        </w:p>
        <w:p w14:paraId="00FDF98A" w14:textId="22D17A30" w:rsidR="00DE114A" w:rsidRPr="00D444FB" w:rsidRDefault="00DE114A" w:rsidP="00DE114A">
          <w:pPr>
            <w:pStyle w:val="ListParagraph"/>
            <w:ind w:firstLine="360"/>
            <w:rPr>
              <w:sz w:val="24"/>
              <w:szCs w:val="24"/>
              <w:lang w:eastAsia="en-GB"/>
            </w:rPr>
          </w:pPr>
          <w:r>
            <w:rPr>
              <w:b/>
              <w:sz w:val="24"/>
              <w:szCs w:val="24"/>
              <w:lang w:eastAsia="en-GB"/>
            </w:rPr>
            <w:tab/>
          </w:r>
          <w:r w:rsidR="00D444FB">
            <w:rPr>
              <w:b/>
              <w:sz w:val="24"/>
              <w:szCs w:val="24"/>
              <w:lang w:eastAsia="en-GB"/>
            </w:rPr>
            <w:t xml:space="preserve">STORE </w:t>
          </w:r>
          <w:r w:rsidR="00D444FB">
            <w:rPr>
              <w:sz w:val="24"/>
              <w:szCs w:val="24"/>
              <w:lang w:eastAsia="en-GB"/>
            </w:rPr>
            <w:t>NewVelocity</w:t>
          </w:r>
          <w:r w:rsidRPr="00D444FB">
            <w:rPr>
              <w:sz w:val="24"/>
              <w:szCs w:val="24"/>
              <w:lang w:eastAsia="en-GB"/>
            </w:rPr>
            <w:t xml:space="preserve"> = ((</w:t>
          </w:r>
          <w:r w:rsidR="00D444FB">
            <w:rPr>
              <w:sz w:val="24"/>
              <w:szCs w:val="24"/>
              <w:lang w:eastAsia="en-GB"/>
            </w:rPr>
            <w:t>SplitVelocityObj1.x * (Object1.mass - Object2.mass)) + (2 * O</w:t>
          </w:r>
          <w:r w:rsidRPr="00D444FB">
            <w:rPr>
              <w:sz w:val="24"/>
              <w:szCs w:val="24"/>
              <w:lang w:eastAsia="en-GB"/>
            </w:rPr>
            <w:t xml:space="preserve">bject2.mass * </w:t>
          </w:r>
          <w:r w:rsidR="00D444FB">
            <w:rPr>
              <w:sz w:val="24"/>
              <w:szCs w:val="24"/>
              <w:lang w:eastAsia="en-GB"/>
            </w:rPr>
            <w:t>SplitVelocityObj2.x)) / (Object1.mass + O</w:t>
          </w:r>
          <w:r w:rsidRPr="00D444FB">
            <w:rPr>
              <w:sz w:val="24"/>
              <w:szCs w:val="24"/>
              <w:lang w:eastAsia="en-GB"/>
            </w:rPr>
            <w:t>bject2.mass);</w:t>
          </w:r>
        </w:p>
        <w:p w14:paraId="2A5AD722" w14:textId="77777777" w:rsidR="00DE114A" w:rsidRDefault="00DE114A" w:rsidP="00DE114A">
          <w:pPr>
            <w:pStyle w:val="ListParagraph"/>
            <w:ind w:firstLine="360"/>
            <w:rPr>
              <w:b/>
              <w:sz w:val="24"/>
              <w:szCs w:val="24"/>
              <w:lang w:eastAsia="en-GB"/>
            </w:rPr>
          </w:pPr>
        </w:p>
        <w:p w14:paraId="584E8CAE" w14:textId="04FF0413" w:rsidR="00DE114A" w:rsidRDefault="00DE114A" w:rsidP="00DE114A">
          <w:pPr>
            <w:pStyle w:val="ListParagraph"/>
            <w:ind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w:t>
          </w:r>
          <w:r w:rsidR="00D444FB">
            <w:rPr>
              <w:sz w:val="24"/>
              <w:szCs w:val="24"/>
              <w:lang w:eastAsia="en-GB"/>
            </w:rPr>
            <w:t>Parallel</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54363A56" w14:textId="77777777" w:rsidR="00D444FB" w:rsidRDefault="00D444FB" w:rsidP="00DE114A">
          <w:pPr>
            <w:pStyle w:val="ListParagraph"/>
            <w:ind w:firstLine="360"/>
            <w:rPr>
              <w:sz w:val="24"/>
              <w:szCs w:val="24"/>
              <w:lang w:eastAsia="en-GB"/>
            </w:rPr>
          </w:pPr>
        </w:p>
        <w:p w14:paraId="020F268C" w14:textId="56489BE6" w:rsidR="00DE114A" w:rsidRDefault="00DE114A" w:rsidP="00DE114A">
          <w:pPr>
            <w:pStyle w:val="ListParagraph"/>
            <w:ind w:firstLine="360"/>
            <w:rPr>
              <w:sz w:val="24"/>
              <w:szCs w:val="24"/>
              <w:lang w:eastAsia="en-GB"/>
            </w:rPr>
          </w:pPr>
          <w:r>
            <w:rPr>
              <w:b/>
              <w:sz w:val="24"/>
              <w:szCs w:val="24"/>
              <w:lang w:eastAsia="en-GB"/>
            </w:rPr>
            <w:tab/>
          </w:r>
          <w:r w:rsidR="00D444FB">
            <w:rPr>
              <w:sz w:val="24"/>
              <w:szCs w:val="24"/>
              <w:lang w:eastAsia="en-GB"/>
            </w:rPr>
            <w:t>VelocityParallel</w:t>
          </w:r>
          <w:r>
            <w:rPr>
              <w:sz w:val="24"/>
              <w:szCs w:val="24"/>
              <w:lang w:eastAsia="en-GB"/>
            </w:rPr>
            <w:t xml:space="preserve">.x = </w:t>
          </w:r>
          <w:r w:rsidR="00D444FB">
            <w:rPr>
              <w:sz w:val="24"/>
              <w:szCs w:val="24"/>
              <w:lang w:eastAsia="en-GB"/>
            </w:rPr>
            <w:t>NewVelocity</w:t>
          </w:r>
          <w:r>
            <w:rPr>
              <w:sz w:val="24"/>
              <w:szCs w:val="24"/>
              <w:lang w:eastAsia="en-GB"/>
            </w:rPr>
            <w:t xml:space="preserve"> * Cosine(</w:t>
          </w:r>
          <w:r w:rsidR="00B832CB">
            <w:rPr>
              <w:sz w:val="24"/>
              <w:szCs w:val="24"/>
              <w:lang w:eastAsia="en-GB"/>
            </w:rPr>
            <w:t>AngleBetweenObjects</w:t>
          </w:r>
          <w:r>
            <w:rPr>
              <w:sz w:val="24"/>
              <w:szCs w:val="24"/>
              <w:lang w:eastAsia="en-GB"/>
            </w:rPr>
            <w:t>)</w:t>
          </w:r>
        </w:p>
        <w:p w14:paraId="1596210F" w14:textId="01278455" w:rsidR="00DE114A" w:rsidRDefault="00D444FB" w:rsidP="00DE114A">
          <w:pPr>
            <w:pStyle w:val="ListParagraph"/>
            <w:ind w:firstLine="720"/>
            <w:rPr>
              <w:sz w:val="24"/>
              <w:szCs w:val="24"/>
              <w:lang w:eastAsia="en-GB"/>
            </w:rPr>
          </w:pPr>
          <w:r>
            <w:rPr>
              <w:sz w:val="24"/>
              <w:szCs w:val="24"/>
              <w:lang w:eastAsia="en-GB"/>
            </w:rPr>
            <w:t>VelocityParallel</w:t>
          </w:r>
          <w:r w:rsidR="00DE114A">
            <w:rPr>
              <w:sz w:val="24"/>
              <w:szCs w:val="24"/>
              <w:lang w:eastAsia="en-GB"/>
            </w:rPr>
            <w:t xml:space="preserve">.y = </w:t>
          </w:r>
          <w:r>
            <w:rPr>
              <w:sz w:val="24"/>
              <w:szCs w:val="24"/>
              <w:lang w:eastAsia="en-GB"/>
            </w:rPr>
            <w:t>NewVelocity</w:t>
          </w:r>
          <w:r w:rsidR="00DE114A">
            <w:rPr>
              <w:sz w:val="24"/>
              <w:szCs w:val="24"/>
              <w:lang w:eastAsia="en-GB"/>
            </w:rPr>
            <w:t xml:space="preserve"> * </w:t>
          </w:r>
          <w:r>
            <w:rPr>
              <w:sz w:val="24"/>
              <w:szCs w:val="24"/>
              <w:lang w:eastAsia="en-GB"/>
            </w:rPr>
            <w:t>Sin</w:t>
          </w:r>
          <w:r w:rsidR="00DE114A">
            <w:rPr>
              <w:sz w:val="24"/>
              <w:szCs w:val="24"/>
              <w:lang w:eastAsia="en-GB"/>
            </w:rPr>
            <w:t>(</w:t>
          </w:r>
          <w:r w:rsidR="00B832CB">
            <w:rPr>
              <w:sz w:val="24"/>
              <w:szCs w:val="24"/>
              <w:lang w:eastAsia="en-GB"/>
            </w:rPr>
            <w:t>AngleBetweenObjects</w:t>
          </w:r>
          <w:r w:rsidR="00DE114A">
            <w:rPr>
              <w:sz w:val="24"/>
              <w:szCs w:val="24"/>
              <w:lang w:eastAsia="en-GB"/>
            </w:rPr>
            <w:t>)</w:t>
          </w:r>
        </w:p>
        <w:p w14:paraId="3870A351" w14:textId="77777777" w:rsidR="00D444FB" w:rsidRDefault="00D444FB" w:rsidP="00DE114A">
          <w:pPr>
            <w:pStyle w:val="ListParagraph"/>
            <w:ind w:firstLine="720"/>
            <w:rPr>
              <w:sz w:val="24"/>
              <w:szCs w:val="24"/>
              <w:lang w:eastAsia="en-GB"/>
            </w:rPr>
          </w:pPr>
        </w:p>
        <w:p w14:paraId="692984B2" w14:textId="15EB87C3" w:rsidR="00D444FB" w:rsidRDefault="00D444FB" w:rsidP="00D444FB">
          <w:pPr>
            <w:pStyle w:val="ListParagraph"/>
            <w:ind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78D497F2" w14:textId="77777777" w:rsidR="00D444FB" w:rsidRDefault="00D444FB" w:rsidP="00D444FB">
          <w:pPr>
            <w:pStyle w:val="ListParagraph"/>
            <w:ind w:firstLine="360"/>
            <w:rPr>
              <w:sz w:val="24"/>
              <w:szCs w:val="24"/>
              <w:lang w:eastAsia="en-GB"/>
            </w:rPr>
          </w:pPr>
        </w:p>
        <w:p w14:paraId="0ED625B7" w14:textId="4908B2C5" w:rsidR="00D444FB" w:rsidRDefault="00D444FB" w:rsidP="00D444FB">
          <w:pPr>
            <w:pStyle w:val="ListParagraph"/>
            <w:ind w:firstLine="360"/>
            <w:rPr>
              <w:sz w:val="24"/>
              <w:szCs w:val="24"/>
              <w:lang w:eastAsia="en-GB"/>
            </w:rPr>
          </w:pPr>
          <w:r>
            <w:rPr>
              <w:b/>
              <w:sz w:val="24"/>
              <w:szCs w:val="24"/>
              <w:lang w:eastAsia="en-GB"/>
            </w:rPr>
            <w:tab/>
          </w:r>
          <w:r>
            <w:rPr>
              <w:sz w:val="24"/>
              <w:szCs w:val="24"/>
              <w:lang w:eastAsia="en-GB"/>
            </w:rPr>
            <w:t>VelocityPerpendicular.x = SplitVelocityObj1.y * Cosine</w:t>
          </w:r>
          <w:r w:rsidR="00B832CB">
            <w:rPr>
              <w:sz w:val="24"/>
              <w:szCs w:val="24"/>
              <w:lang w:eastAsia="en-GB"/>
            </w:rPr>
            <w:t>(AngleBetweenObjects)</w:t>
          </w:r>
        </w:p>
        <w:p w14:paraId="48718844" w14:textId="488A1EB8" w:rsidR="00D444FB" w:rsidRDefault="00D444FB" w:rsidP="00D444FB">
          <w:pPr>
            <w:pStyle w:val="ListParagraph"/>
            <w:ind w:firstLine="720"/>
            <w:rPr>
              <w:sz w:val="24"/>
              <w:szCs w:val="24"/>
              <w:lang w:eastAsia="en-GB"/>
            </w:rPr>
          </w:pPr>
          <w:r>
            <w:rPr>
              <w:sz w:val="24"/>
              <w:szCs w:val="24"/>
              <w:lang w:eastAsia="en-GB"/>
            </w:rPr>
            <w:t>VelocityPerpendicular.y = SplitVelocityObj1.y * Sin(</w:t>
          </w:r>
          <w:r w:rsidR="00B832CB">
            <w:rPr>
              <w:sz w:val="24"/>
              <w:szCs w:val="24"/>
              <w:lang w:eastAsia="en-GB"/>
            </w:rPr>
            <w:t>AngleBetweenObjects</w:t>
          </w:r>
          <w:r>
            <w:rPr>
              <w:sz w:val="24"/>
              <w:szCs w:val="24"/>
              <w:lang w:eastAsia="en-GB"/>
            </w:rPr>
            <w:t>)</w:t>
          </w:r>
        </w:p>
        <w:p w14:paraId="4AA02AD6" w14:textId="77777777" w:rsidR="00D444FB" w:rsidRPr="00DE114A" w:rsidRDefault="00D444FB" w:rsidP="00DE114A">
          <w:pPr>
            <w:pStyle w:val="ListParagraph"/>
            <w:ind w:firstLine="720"/>
            <w:rPr>
              <w:sz w:val="24"/>
              <w:szCs w:val="24"/>
              <w:lang w:eastAsia="en-GB"/>
            </w:rPr>
          </w:pPr>
        </w:p>
        <w:p w14:paraId="6A721602" w14:textId="5D474B38" w:rsidR="0047085E" w:rsidRDefault="00D444FB" w:rsidP="00DE114A">
          <w:pPr>
            <w:pStyle w:val="ListParagraph"/>
            <w:ind w:firstLine="360"/>
            <w:rPr>
              <w:sz w:val="24"/>
              <w:szCs w:val="24"/>
              <w:lang w:eastAsia="en-GB"/>
            </w:rPr>
          </w:pPr>
          <w:r>
            <w:rPr>
              <w:sz w:val="24"/>
              <w:szCs w:val="24"/>
              <w:lang w:eastAsia="en-GB"/>
            </w:rPr>
            <w:t xml:space="preserve">       </w:t>
          </w:r>
          <w:r w:rsidR="003B4389">
            <w:rPr>
              <w:b/>
              <w:sz w:val="24"/>
              <w:szCs w:val="24"/>
              <w:lang w:eastAsia="en-GB"/>
            </w:rPr>
            <w:t xml:space="preserve">STORE </w:t>
          </w:r>
          <w:r w:rsidR="003B4389">
            <w:rPr>
              <w:sz w:val="24"/>
              <w:szCs w:val="24"/>
              <w:lang w:eastAsia="en-GB"/>
            </w:rPr>
            <w:t xml:space="preserve">ResultantVelocity = </w:t>
          </w:r>
          <w:r w:rsidR="003B4389">
            <w:rPr>
              <w:b/>
              <w:sz w:val="24"/>
              <w:szCs w:val="24"/>
              <w:lang w:eastAsia="en-GB"/>
            </w:rPr>
            <w:t xml:space="preserve">NEW </w:t>
          </w:r>
          <w:r w:rsidR="003B4389">
            <w:rPr>
              <w:sz w:val="24"/>
              <w:szCs w:val="24"/>
              <w:lang w:eastAsia="en-GB"/>
            </w:rPr>
            <w:t>PositionVector</w:t>
          </w:r>
        </w:p>
        <w:p w14:paraId="4CE3E14E" w14:textId="70C4FE4D" w:rsidR="003B4389" w:rsidRDefault="003B4389" w:rsidP="00DE114A">
          <w:pPr>
            <w:pStyle w:val="ListParagraph"/>
            <w:ind w:firstLine="360"/>
          </w:pPr>
          <w:r>
            <w:tab/>
          </w:r>
        </w:p>
        <w:p w14:paraId="2727015A" w14:textId="30B1FD36" w:rsidR="003B4389" w:rsidRDefault="003B4389" w:rsidP="003B4389">
          <w:pPr>
            <w:pStyle w:val="ListParagraph"/>
            <w:ind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3B018788" w14:textId="77777777" w:rsidR="003B4389" w:rsidRDefault="003B4389" w:rsidP="003B4389">
          <w:pPr>
            <w:pStyle w:val="ListParagraph"/>
            <w:ind w:firstLine="720"/>
            <w:rPr>
              <w:sz w:val="24"/>
              <w:szCs w:val="24"/>
              <w:lang w:eastAsia="en-GB"/>
            </w:rPr>
          </w:pPr>
          <w:r>
            <w:rPr>
              <w:sz w:val="24"/>
              <w:szCs w:val="24"/>
              <w:lang w:eastAsia="en-GB"/>
            </w:rPr>
            <w:t xml:space="preserve">ResultantVelocity.y = VelocityParallel.2 </w:t>
          </w:r>
          <w:r w:rsidRPr="003B4389">
            <w:rPr>
              <w:sz w:val="24"/>
              <w:szCs w:val="24"/>
              <w:lang w:eastAsia="en-GB"/>
            </w:rPr>
            <w:t xml:space="preserve">- </w:t>
          </w:r>
          <w:r>
            <w:rPr>
              <w:sz w:val="24"/>
              <w:szCs w:val="24"/>
              <w:lang w:eastAsia="en-GB"/>
            </w:rPr>
            <w:t>VelocityPerpendicular.y</w:t>
          </w:r>
        </w:p>
        <w:p w14:paraId="67C02D85" w14:textId="77777777" w:rsidR="003B4389" w:rsidRDefault="003B4389" w:rsidP="003B4389">
          <w:pPr>
            <w:pStyle w:val="ListParagraph"/>
            <w:ind w:firstLine="720"/>
            <w:rPr>
              <w:sz w:val="24"/>
              <w:szCs w:val="24"/>
              <w:lang w:eastAsia="en-GB"/>
            </w:rPr>
          </w:pPr>
        </w:p>
        <w:p w14:paraId="529F353C" w14:textId="6D0C17B8" w:rsidR="003B4389" w:rsidRPr="003B4389" w:rsidRDefault="003B4389" w:rsidP="003B4389">
          <w:pPr>
            <w:pStyle w:val="ListParagraph"/>
            <w:ind w:firstLine="720"/>
            <w:rPr>
              <w:sz w:val="24"/>
              <w:szCs w:val="24"/>
              <w:lang w:eastAsia="en-GB"/>
            </w:rPr>
          </w:pPr>
          <w:r>
            <w:rPr>
              <w:b/>
              <w:sz w:val="24"/>
              <w:szCs w:val="24"/>
              <w:lang w:eastAsia="en-GB"/>
            </w:rPr>
            <w:t xml:space="preserve">RETURN </w:t>
          </w:r>
          <w:r>
            <w:rPr>
              <w:sz w:val="24"/>
              <w:szCs w:val="24"/>
              <w:lang w:eastAsia="en-GB"/>
            </w:rPr>
            <w:t>ResultantVelocity</w:t>
          </w:r>
        </w:p>
        <w:p w14:paraId="4B6D9CE3" w14:textId="40CA2A8B" w:rsidR="0047085E" w:rsidRPr="003B4389" w:rsidRDefault="003B4389" w:rsidP="003B4389">
          <w:pPr>
            <w:pStyle w:val="ListParagraph"/>
            <w:ind w:left="0" w:firstLine="720"/>
            <w:rPr>
              <w:sz w:val="24"/>
              <w:szCs w:val="24"/>
              <w:lang w:eastAsia="en-GB"/>
            </w:rPr>
          </w:pPr>
          <w:r>
            <w:rPr>
              <w:sz w:val="24"/>
              <w:szCs w:val="24"/>
              <w:lang w:eastAsia="en-GB"/>
            </w:rPr>
            <w:t xml:space="preserve">       </w:t>
          </w:r>
          <w:r w:rsidR="0047085E" w:rsidRPr="003B4389">
            <w:rPr>
              <w:b/>
              <w:sz w:val="24"/>
              <w:szCs w:val="24"/>
              <w:lang w:eastAsia="en-GB"/>
            </w:rPr>
            <w:t>END PROCEDURE</w:t>
          </w:r>
        </w:p>
        <w:p w14:paraId="27683629" w14:textId="77777777" w:rsidR="006B4A47" w:rsidRDefault="006B4A47" w:rsidP="00553566">
          <w:pPr>
            <w:pStyle w:val="ListParagraph"/>
            <w:ind w:firstLine="360"/>
            <w:rPr>
              <w:b/>
              <w:sz w:val="24"/>
              <w:szCs w:val="24"/>
              <w:lang w:eastAsia="en-GB"/>
            </w:rPr>
          </w:pPr>
        </w:p>
        <w:p w14:paraId="18337CCD" w14:textId="2B73A9AC" w:rsidR="008571E6" w:rsidRDefault="006F7180" w:rsidP="00553566">
          <w:pPr>
            <w:pStyle w:val="ListParagraph"/>
            <w:ind w:firstLine="360"/>
            <w:rPr>
              <w:sz w:val="24"/>
              <w:szCs w:val="24"/>
              <w:lang w:eastAsia="en-GB"/>
            </w:rPr>
          </w:pPr>
          <w:r>
            <w:rPr>
              <w:b/>
              <w:sz w:val="24"/>
              <w:szCs w:val="24"/>
              <w:lang w:eastAsia="en-GB"/>
            </w:rPr>
            <w:t xml:space="preserve">FUNCTION </w:t>
          </w:r>
          <w:r>
            <w:rPr>
              <w:sz w:val="24"/>
              <w:szCs w:val="24"/>
              <w:lang w:eastAsia="en-GB"/>
            </w:rPr>
            <w:t>AddBall(x, y, radius, mass):</w:t>
          </w:r>
        </w:p>
        <w:p w14:paraId="2B725B55" w14:textId="095B6EA9" w:rsidR="006F7180" w:rsidRDefault="006F7180" w:rsidP="00553566">
          <w:pPr>
            <w:pStyle w:val="ListParagraph"/>
            <w:ind w:firstLine="360"/>
            <w:rPr>
              <w:b/>
              <w:sz w:val="24"/>
              <w:szCs w:val="24"/>
              <w:lang w:eastAsia="en-GB"/>
            </w:rPr>
          </w:pPr>
          <w:r>
            <w:rPr>
              <w:b/>
              <w:sz w:val="24"/>
              <w:szCs w:val="24"/>
              <w:lang w:eastAsia="en-GB"/>
            </w:rPr>
            <w:t>BEGIN</w:t>
          </w:r>
        </w:p>
        <w:p w14:paraId="07690E1E" w14:textId="48046389" w:rsidR="006F7180" w:rsidRDefault="006F7180"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STORE </w:t>
          </w:r>
          <w:r>
            <w:rPr>
              <w:sz w:val="24"/>
              <w:szCs w:val="24"/>
              <w:lang w:eastAsia="en-GB"/>
            </w:rPr>
            <w:t>Ball = New Ball</w:t>
          </w:r>
        </w:p>
        <w:p w14:paraId="0F40F4EB" w14:textId="69014C34" w:rsidR="006F7180" w:rsidRDefault="006F7180" w:rsidP="00553566">
          <w:pPr>
            <w:pStyle w:val="ListParagraph"/>
            <w:ind w:firstLine="360"/>
            <w:rPr>
              <w:sz w:val="24"/>
              <w:szCs w:val="24"/>
              <w:lang w:eastAsia="en-GB"/>
            </w:rPr>
          </w:pPr>
          <w:r>
            <w:rPr>
              <w:sz w:val="24"/>
              <w:szCs w:val="24"/>
              <w:lang w:eastAsia="en-GB"/>
            </w:rPr>
            <w:tab/>
            <w:t>Ball.x = x</w:t>
          </w:r>
        </w:p>
        <w:p w14:paraId="71D54FA3" w14:textId="585FCF79" w:rsidR="006F7180" w:rsidRDefault="006F7180" w:rsidP="00553566">
          <w:pPr>
            <w:pStyle w:val="ListParagraph"/>
            <w:ind w:firstLine="360"/>
            <w:rPr>
              <w:sz w:val="24"/>
              <w:szCs w:val="24"/>
              <w:lang w:eastAsia="en-GB"/>
            </w:rPr>
          </w:pPr>
          <w:r>
            <w:rPr>
              <w:sz w:val="24"/>
              <w:szCs w:val="24"/>
              <w:lang w:eastAsia="en-GB"/>
            </w:rPr>
            <w:tab/>
            <w:t>Ball.y = y</w:t>
          </w:r>
        </w:p>
        <w:p w14:paraId="524FBF04" w14:textId="672780C3" w:rsidR="006F7180" w:rsidRDefault="006F7180" w:rsidP="00553566">
          <w:pPr>
            <w:pStyle w:val="ListParagraph"/>
            <w:ind w:firstLine="360"/>
            <w:rPr>
              <w:sz w:val="24"/>
              <w:szCs w:val="24"/>
              <w:lang w:eastAsia="en-GB"/>
            </w:rPr>
          </w:pPr>
          <w:r>
            <w:rPr>
              <w:sz w:val="24"/>
              <w:szCs w:val="24"/>
              <w:lang w:eastAsia="en-GB"/>
            </w:rPr>
            <w:tab/>
            <w:t>Ball.radius = radius</w:t>
          </w:r>
        </w:p>
        <w:p w14:paraId="203688B6" w14:textId="61A177BB" w:rsidR="006F7180" w:rsidRDefault="006F7180" w:rsidP="00553566">
          <w:pPr>
            <w:pStyle w:val="ListParagraph"/>
            <w:ind w:firstLine="360"/>
            <w:rPr>
              <w:sz w:val="24"/>
              <w:szCs w:val="24"/>
              <w:lang w:eastAsia="en-GB"/>
            </w:rPr>
          </w:pPr>
          <w:r>
            <w:rPr>
              <w:sz w:val="24"/>
              <w:szCs w:val="24"/>
              <w:lang w:eastAsia="en-GB"/>
            </w:rPr>
            <w:tab/>
            <w:t>Ball.mass = mass</w:t>
          </w:r>
        </w:p>
        <w:p w14:paraId="3620016B" w14:textId="77777777" w:rsidR="00A675A5" w:rsidRDefault="00A675A5" w:rsidP="00553566">
          <w:pPr>
            <w:pStyle w:val="ListParagraph"/>
            <w:ind w:firstLine="360"/>
            <w:rPr>
              <w:sz w:val="24"/>
              <w:szCs w:val="24"/>
              <w:lang w:eastAsia="en-GB"/>
            </w:rPr>
          </w:pPr>
        </w:p>
        <w:p w14:paraId="284DA919" w14:textId="2A343657" w:rsidR="001A191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AddObjectToObjectsArray(Ball)</w:t>
          </w:r>
        </w:p>
        <w:p w14:paraId="76C2CCB5" w14:textId="0B4FC8D7" w:rsidR="001A1916" w:rsidRPr="0055356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Ball</w:t>
          </w:r>
        </w:p>
        <w:p w14:paraId="53783B70" w14:textId="3D5B13D2" w:rsidR="006F7180" w:rsidRPr="00553566" w:rsidRDefault="006F7180" w:rsidP="00553566">
          <w:pPr>
            <w:pStyle w:val="ListParagraph"/>
            <w:ind w:firstLine="360"/>
            <w:rPr>
              <w:b/>
              <w:sz w:val="24"/>
              <w:szCs w:val="24"/>
              <w:lang w:eastAsia="en-GB"/>
            </w:rPr>
          </w:pPr>
          <w:r>
            <w:rPr>
              <w:b/>
              <w:sz w:val="24"/>
              <w:szCs w:val="24"/>
              <w:lang w:eastAsia="en-GB"/>
            </w:rPr>
            <w:t>END FUNCTION</w:t>
          </w:r>
        </w:p>
        <w:p w14:paraId="468D2442" w14:textId="77777777" w:rsidR="006F7180" w:rsidRDefault="006F7180" w:rsidP="00553566">
          <w:pPr>
            <w:pStyle w:val="ListParagraph"/>
            <w:ind w:firstLine="360"/>
            <w:rPr>
              <w:b/>
              <w:sz w:val="24"/>
              <w:szCs w:val="24"/>
              <w:lang w:eastAsia="en-GB"/>
            </w:rPr>
          </w:pPr>
        </w:p>
        <w:p w14:paraId="0ED8A797" w14:textId="0144C5C6" w:rsidR="001A1916" w:rsidRDefault="001A1916" w:rsidP="00553566">
          <w:pPr>
            <w:pStyle w:val="ListParagraph"/>
            <w:ind w:firstLine="360"/>
            <w:rPr>
              <w:sz w:val="24"/>
              <w:szCs w:val="24"/>
              <w:lang w:eastAsia="en-GB"/>
            </w:rPr>
          </w:pPr>
          <w:r>
            <w:rPr>
              <w:b/>
              <w:sz w:val="24"/>
              <w:szCs w:val="24"/>
              <w:lang w:eastAsia="en-GB"/>
            </w:rPr>
            <w:t xml:space="preserve">PROCEDURE </w:t>
          </w:r>
          <w:r>
            <w:rPr>
              <w:sz w:val="24"/>
              <w:szCs w:val="24"/>
              <w:lang w:eastAsia="en-GB"/>
            </w:rPr>
            <w:t>RemoveBall(index):</w:t>
          </w:r>
        </w:p>
        <w:p w14:paraId="641B2BA6" w14:textId="4C3654EE" w:rsidR="001A1916" w:rsidRDefault="001A1916" w:rsidP="00553566">
          <w:pPr>
            <w:pStyle w:val="ListParagraph"/>
            <w:ind w:firstLine="360"/>
            <w:rPr>
              <w:b/>
              <w:sz w:val="24"/>
              <w:szCs w:val="24"/>
              <w:lang w:eastAsia="en-GB"/>
            </w:rPr>
          </w:pPr>
          <w:r>
            <w:rPr>
              <w:b/>
              <w:sz w:val="24"/>
              <w:szCs w:val="24"/>
              <w:lang w:eastAsia="en-GB"/>
            </w:rPr>
            <w:t>BEGIN</w:t>
          </w:r>
        </w:p>
        <w:p w14:paraId="4BCE9CBC" w14:textId="5F6F8261" w:rsidR="001A1916" w:rsidRPr="00553566" w:rsidRDefault="001A1916"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RemoveObjectFromObjectsArray(index)</w:t>
          </w:r>
        </w:p>
        <w:p w14:paraId="4F2EA9D6" w14:textId="5B64F9C3" w:rsidR="001A1916" w:rsidRPr="001A1916" w:rsidRDefault="001A1916" w:rsidP="00553566">
          <w:pPr>
            <w:pStyle w:val="ListParagraph"/>
            <w:ind w:firstLine="360"/>
            <w:rPr>
              <w:b/>
              <w:sz w:val="24"/>
              <w:szCs w:val="24"/>
              <w:lang w:eastAsia="en-GB"/>
            </w:rPr>
          </w:pPr>
          <w:r>
            <w:rPr>
              <w:b/>
              <w:sz w:val="24"/>
              <w:szCs w:val="24"/>
              <w:lang w:eastAsia="en-GB"/>
            </w:rPr>
            <w:t>END PROCEDURE</w:t>
          </w:r>
        </w:p>
        <w:p w14:paraId="28A20A46" w14:textId="77777777" w:rsidR="001A1916" w:rsidRDefault="001A1916" w:rsidP="00553566">
          <w:pPr>
            <w:pStyle w:val="ListParagraph"/>
            <w:ind w:firstLine="360"/>
            <w:rPr>
              <w:b/>
              <w:sz w:val="24"/>
              <w:szCs w:val="24"/>
              <w:lang w:eastAsia="en-GB"/>
            </w:rPr>
          </w:pPr>
        </w:p>
        <w:p w14:paraId="6D65094A" w14:textId="79746855" w:rsidR="006B4A47" w:rsidRDefault="006B4A47" w:rsidP="00553566">
          <w:pPr>
            <w:pStyle w:val="ListParagraph"/>
            <w:ind w:firstLine="360"/>
            <w:rPr>
              <w:sz w:val="24"/>
              <w:szCs w:val="24"/>
              <w:lang w:eastAsia="en-GB"/>
            </w:rPr>
          </w:pPr>
          <w:r>
            <w:rPr>
              <w:b/>
              <w:sz w:val="24"/>
              <w:szCs w:val="24"/>
              <w:lang w:eastAsia="en-GB"/>
            </w:rPr>
            <w:lastRenderedPageBreak/>
            <w:t xml:space="preserve">PROCEDURE </w:t>
          </w:r>
          <w:r>
            <w:rPr>
              <w:sz w:val="24"/>
              <w:szCs w:val="24"/>
              <w:lang w:eastAsia="en-GB"/>
            </w:rPr>
            <w:t>UpdateSimulation:</w:t>
          </w:r>
        </w:p>
        <w:p w14:paraId="37C0C5E3" w14:textId="2A0A0F5C" w:rsidR="006B4A47" w:rsidRDefault="006B4A47" w:rsidP="00553566">
          <w:pPr>
            <w:pStyle w:val="ListParagraph"/>
            <w:ind w:firstLine="360"/>
            <w:rPr>
              <w:b/>
              <w:sz w:val="24"/>
              <w:szCs w:val="24"/>
              <w:lang w:eastAsia="en-GB"/>
            </w:rPr>
          </w:pPr>
          <w:r>
            <w:rPr>
              <w:b/>
              <w:sz w:val="24"/>
              <w:szCs w:val="24"/>
              <w:lang w:eastAsia="en-GB"/>
            </w:rPr>
            <w:t>BEGIN</w:t>
          </w:r>
        </w:p>
        <w:p w14:paraId="6C8CC4E3" w14:textId="33BB57F6" w:rsidR="00161183" w:rsidRDefault="006B4A47" w:rsidP="00553566">
          <w:pPr>
            <w:pStyle w:val="ListParagraph"/>
            <w:ind w:firstLine="360"/>
            <w:rPr>
              <w:b/>
              <w:sz w:val="24"/>
              <w:szCs w:val="24"/>
              <w:lang w:eastAsia="en-GB"/>
            </w:rPr>
          </w:pPr>
          <w:r>
            <w:rPr>
              <w:b/>
              <w:sz w:val="24"/>
              <w:szCs w:val="24"/>
              <w:lang w:eastAsia="en-GB"/>
            </w:rPr>
            <w:tab/>
          </w:r>
          <w:r w:rsidR="00161183" w:rsidRPr="00553566">
            <w:rPr>
              <w:b/>
              <w:sz w:val="24"/>
              <w:szCs w:val="24"/>
              <w:lang w:eastAsia="en-GB"/>
            </w:rPr>
            <w:t>FOR</w:t>
          </w:r>
          <w:r w:rsidR="00161183">
            <w:rPr>
              <w:sz w:val="24"/>
              <w:szCs w:val="24"/>
              <w:lang w:eastAsia="en-GB"/>
            </w:rPr>
            <w:t xml:space="preserve"> I = 0 </w:t>
          </w:r>
          <w:r w:rsidR="00161183" w:rsidRPr="00553566">
            <w:rPr>
              <w:b/>
              <w:sz w:val="24"/>
              <w:szCs w:val="24"/>
              <w:lang w:eastAsia="en-GB"/>
            </w:rPr>
            <w:t>TO</w:t>
          </w:r>
          <w:r w:rsidR="00161183">
            <w:rPr>
              <w:sz w:val="24"/>
              <w:szCs w:val="24"/>
              <w:lang w:eastAsia="en-GB"/>
            </w:rPr>
            <w:t xml:space="preserve"> Length Of PhysicsObjects </w:t>
          </w:r>
          <w:r w:rsidR="00161183" w:rsidRPr="00553566">
            <w:rPr>
              <w:b/>
              <w:sz w:val="24"/>
              <w:szCs w:val="24"/>
              <w:lang w:eastAsia="en-GB"/>
            </w:rPr>
            <w:t>DO</w:t>
          </w:r>
        </w:p>
        <w:p w14:paraId="2CB9974C" w14:textId="6D38F5F1"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sidR="00165F5F">
            <w:rPr>
              <w:sz w:val="24"/>
              <w:szCs w:val="24"/>
              <w:lang w:eastAsia="en-GB"/>
            </w:rPr>
            <w:t>Update(PhysicsObjects[I</w:t>
          </w:r>
          <w:r>
            <w:rPr>
              <w:sz w:val="24"/>
              <w:szCs w:val="24"/>
              <w:lang w:eastAsia="en-GB"/>
            </w:rPr>
            <w:t>])</w:t>
          </w:r>
        </w:p>
        <w:p w14:paraId="5C6D3E21" w14:textId="5B201AF4" w:rsidR="008571E6" w:rsidRDefault="00161183" w:rsidP="00553566">
          <w:pPr>
            <w:pStyle w:val="ListParagraph"/>
            <w:ind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sidR="00784992">
            <w:rPr>
              <w:sz w:val="24"/>
              <w:szCs w:val="24"/>
              <w:lang w:eastAsia="en-GB"/>
            </w:rPr>
            <w:t>HandleE</w:t>
          </w:r>
          <w:r>
            <w:rPr>
              <w:sz w:val="24"/>
              <w:szCs w:val="24"/>
              <w:lang w:eastAsia="en-GB"/>
            </w:rPr>
            <w:t>dgeCollision(Phys</w:t>
          </w:r>
          <w:r w:rsidR="00165F5F">
            <w:rPr>
              <w:sz w:val="24"/>
              <w:szCs w:val="24"/>
              <w:lang w:eastAsia="en-GB"/>
            </w:rPr>
            <w:t>icsObjects[I</w:t>
          </w:r>
          <w:r>
            <w:rPr>
              <w:sz w:val="24"/>
              <w:szCs w:val="24"/>
              <w:lang w:eastAsia="en-GB"/>
            </w:rPr>
            <w:t>])</w:t>
          </w:r>
        </w:p>
        <w:p w14:paraId="352A39EE" w14:textId="65F564B5" w:rsidR="00161183" w:rsidRDefault="00161183" w:rsidP="00553566">
          <w:pPr>
            <w:pStyle w:val="ListParagraph"/>
            <w:ind w:firstLine="720"/>
            <w:rPr>
              <w:b/>
              <w:sz w:val="24"/>
              <w:szCs w:val="24"/>
              <w:lang w:eastAsia="en-GB"/>
            </w:rPr>
          </w:pPr>
          <w:r w:rsidRPr="00553566">
            <w:rPr>
              <w:b/>
              <w:sz w:val="24"/>
              <w:szCs w:val="24"/>
              <w:lang w:eastAsia="en-GB"/>
            </w:rPr>
            <w:t>END FOR</w:t>
          </w:r>
        </w:p>
        <w:p w14:paraId="0C510B48" w14:textId="77777777" w:rsidR="006F7180" w:rsidRPr="00553566" w:rsidRDefault="006F7180" w:rsidP="00553566">
          <w:pPr>
            <w:pStyle w:val="ListParagraph"/>
            <w:ind w:firstLine="720"/>
            <w:rPr>
              <w:sz w:val="24"/>
              <w:szCs w:val="24"/>
              <w:lang w:eastAsia="en-GB"/>
            </w:rPr>
          </w:pPr>
        </w:p>
        <w:p w14:paraId="77F48311" w14:textId="0953F010" w:rsidR="00161183" w:rsidRDefault="00784992" w:rsidP="00553566">
          <w:pPr>
            <w:pStyle w:val="ListParagraph"/>
            <w:ind w:firstLine="720"/>
            <w:rPr>
              <w:sz w:val="24"/>
              <w:szCs w:val="24"/>
              <w:lang w:eastAsia="en-GB"/>
            </w:rPr>
          </w:pPr>
          <w:r>
            <w:rPr>
              <w:b/>
              <w:sz w:val="24"/>
              <w:szCs w:val="24"/>
              <w:lang w:eastAsia="en-GB"/>
            </w:rPr>
            <w:t xml:space="preserve">STORE </w:t>
          </w:r>
          <w:r w:rsidR="00161183">
            <w:rPr>
              <w:sz w:val="24"/>
              <w:szCs w:val="24"/>
              <w:lang w:eastAsia="en-GB"/>
            </w:rPr>
            <w:t xml:space="preserve">CollisionArray &lt;- </w:t>
          </w:r>
          <w:r w:rsidR="008109FA">
            <w:rPr>
              <w:b/>
              <w:sz w:val="24"/>
              <w:szCs w:val="24"/>
              <w:lang w:eastAsia="en-GB"/>
            </w:rPr>
            <w:t>NEW ARRAY OF</w:t>
          </w:r>
          <w:r w:rsidR="00161183">
            <w:rPr>
              <w:sz w:val="24"/>
              <w:szCs w:val="24"/>
              <w:lang w:eastAsia="en-GB"/>
            </w:rPr>
            <w:t xml:space="preserve"> Collision</w:t>
          </w:r>
          <w:del w:id="39" w:author="Jacob Shirley" w:date="2015-02-25T12:19:00Z">
            <w:r w:rsidR="00161183" w:rsidDel="00923E66">
              <w:rPr>
                <w:sz w:val="24"/>
                <w:szCs w:val="24"/>
                <w:lang w:eastAsia="en-GB"/>
              </w:rPr>
              <w:delText>s</w:delText>
            </w:r>
          </w:del>
        </w:p>
        <w:p w14:paraId="541B177B" w14:textId="284553AE" w:rsidR="00161183" w:rsidRDefault="00161183" w:rsidP="00553566">
          <w:pPr>
            <w:pStyle w:val="ListParagraph"/>
            <w:ind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39B16EF" w14:textId="73EBC3E2" w:rsidR="00161183" w:rsidRDefault="00161183" w:rsidP="00161183">
          <w:pPr>
            <w:pStyle w:val="ListParagraph"/>
            <w:ind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0AA73A8F" w14:textId="77777777" w:rsidR="00161183" w:rsidRDefault="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TestCollision(PhysicsObjects[i], PhysicsObjects[j], Collision)</w:t>
          </w:r>
        </w:p>
        <w:p w14:paraId="3F225A44" w14:textId="4C7E3D04" w:rsidR="00161183" w:rsidRPr="00553566" w:rsidRDefault="00161183" w:rsidP="00553566">
          <w:pPr>
            <w:pStyle w:val="ListParagraph"/>
            <w:ind w:left="2160" w:firstLine="720"/>
            <w:rPr>
              <w:b/>
              <w:sz w:val="24"/>
              <w:szCs w:val="24"/>
              <w:lang w:eastAsia="en-GB"/>
            </w:rPr>
          </w:pPr>
          <w:r w:rsidRPr="00553566">
            <w:rPr>
              <w:b/>
              <w:sz w:val="24"/>
              <w:szCs w:val="24"/>
              <w:lang w:eastAsia="en-GB"/>
            </w:rPr>
            <w:t>THEN</w:t>
          </w:r>
        </w:p>
        <w:p w14:paraId="26E531CB" w14:textId="66522E92"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Pr>
              <w:sz w:val="24"/>
              <w:szCs w:val="24"/>
              <w:lang w:eastAsia="en-GB"/>
            </w:rPr>
            <w:tab/>
          </w:r>
          <w:r w:rsidR="00784992">
            <w:rPr>
              <w:b/>
              <w:sz w:val="24"/>
              <w:szCs w:val="24"/>
              <w:lang w:eastAsia="en-GB"/>
            </w:rPr>
            <w:t xml:space="preserve">STORE </w:t>
          </w:r>
          <w:r>
            <w:rPr>
              <w:sz w:val="24"/>
              <w:szCs w:val="24"/>
              <w:lang w:eastAsia="en-GB"/>
            </w:rPr>
            <w:t>Collision.Object1 = PhysicsObjects[I]</w:t>
          </w:r>
        </w:p>
        <w:p w14:paraId="48C95B87" w14:textId="79D173B9" w:rsidR="008571E6" w:rsidRPr="00553566" w:rsidRDefault="00784992" w:rsidP="00553566">
          <w:pPr>
            <w:pStyle w:val="ListParagraph"/>
            <w:ind w:left="2880" w:firstLine="720"/>
            <w:rPr>
              <w:sz w:val="24"/>
              <w:szCs w:val="24"/>
              <w:lang w:eastAsia="en-GB"/>
            </w:rPr>
          </w:pPr>
          <w:r>
            <w:rPr>
              <w:b/>
              <w:sz w:val="24"/>
              <w:szCs w:val="24"/>
              <w:lang w:eastAsia="en-GB"/>
            </w:rPr>
            <w:t xml:space="preserve">STORE </w:t>
          </w:r>
          <w:r w:rsidR="00161183">
            <w:rPr>
              <w:sz w:val="24"/>
              <w:szCs w:val="24"/>
              <w:lang w:eastAsia="en-GB"/>
            </w:rPr>
            <w:t>Collision.Object2 = PhysicsObjects[J]</w:t>
          </w:r>
        </w:p>
        <w:p w14:paraId="653FF647" w14:textId="61D7F8A1" w:rsidR="00161183" w:rsidRPr="00553566" w:rsidRDefault="00161183" w:rsidP="00161183">
          <w:pPr>
            <w:pStyle w:val="ListParagraph"/>
            <w:ind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06BDCA73" w14:textId="5FE95695"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p>
        <w:p w14:paraId="05DFF438" w14:textId="3054C550"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B7D83B7" w14:textId="7CB6AAA7" w:rsidR="00161183" w:rsidRPr="00553566" w:rsidRDefault="00161183" w:rsidP="00553566">
          <w:pPr>
            <w:pStyle w:val="ListParagraph"/>
            <w:ind w:firstLine="720"/>
            <w:rPr>
              <w:b/>
              <w:sz w:val="24"/>
              <w:szCs w:val="24"/>
              <w:lang w:eastAsia="en-GB"/>
            </w:rPr>
          </w:pPr>
          <w:r>
            <w:rPr>
              <w:sz w:val="24"/>
              <w:szCs w:val="24"/>
              <w:lang w:eastAsia="en-GB"/>
            </w:rPr>
            <w:tab/>
          </w:r>
          <w:r w:rsidRPr="00553566">
            <w:rPr>
              <w:b/>
              <w:sz w:val="24"/>
              <w:szCs w:val="24"/>
              <w:lang w:eastAsia="en-GB"/>
            </w:rPr>
            <w:t>END FOR</w:t>
          </w:r>
        </w:p>
        <w:p w14:paraId="46715F69" w14:textId="15CDCDBD" w:rsidR="00161183" w:rsidRPr="00553566" w:rsidRDefault="00161183" w:rsidP="00553566">
          <w:pPr>
            <w:pStyle w:val="ListParagraph"/>
            <w:ind w:firstLine="720"/>
            <w:rPr>
              <w:b/>
              <w:sz w:val="24"/>
              <w:szCs w:val="24"/>
              <w:lang w:eastAsia="en-GB"/>
            </w:rPr>
          </w:pPr>
          <w:r w:rsidRPr="00553566">
            <w:rPr>
              <w:b/>
              <w:sz w:val="24"/>
              <w:szCs w:val="24"/>
              <w:lang w:eastAsia="en-GB"/>
            </w:rPr>
            <w:t>END FOR</w:t>
          </w:r>
        </w:p>
        <w:p w14:paraId="37D7750E" w14:textId="77777777" w:rsidR="008571E6" w:rsidRDefault="008571E6" w:rsidP="00553566">
          <w:pPr>
            <w:pStyle w:val="ListParagraph"/>
            <w:ind w:firstLine="720"/>
            <w:rPr>
              <w:sz w:val="24"/>
              <w:szCs w:val="24"/>
              <w:lang w:eastAsia="en-GB"/>
            </w:rPr>
          </w:pPr>
        </w:p>
        <w:p w14:paraId="5FB26307" w14:textId="39CD4F14" w:rsidR="008571E6" w:rsidRDefault="008571E6" w:rsidP="00553566">
          <w:pPr>
            <w:pStyle w:val="ListParagraph"/>
            <w:ind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517CBF8C" w14:textId="77777777" w:rsidR="008571E6" w:rsidRDefault="008571E6" w:rsidP="00553566">
          <w:pPr>
            <w:pStyle w:val="ListParagraph"/>
            <w:ind w:firstLine="720"/>
            <w:rPr>
              <w:sz w:val="24"/>
              <w:szCs w:val="24"/>
              <w:lang w:eastAsia="en-GB"/>
            </w:rPr>
          </w:pPr>
        </w:p>
        <w:p w14:paraId="6A907E3F" w14:textId="180DD191" w:rsidR="008571E6" w:rsidRDefault="008571E6" w:rsidP="00553566">
          <w:pPr>
            <w:pStyle w:val="ListParagraph"/>
            <w:ind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17EDEA4" w14:textId="06681685"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3D7C8A8" w14:textId="6234A1E3" w:rsidR="00161183" w:rsidRPr="00553566" w:rsidRDefault="008571E6" w:rsidP="00553566">
          <w:pPr>
            <w:pStyle w:val="ListParagraph"/>
            <w:ind w:firstLine="360"/>
            <w:rPr>
              <w:sz w:val="24"/>
              <w:szCs w:val="24"/>
              <w:lang w:eastAsia="en-GB"/>
            </w:rPr>
          </w:pPr>
          <w:r>
            <w:rPr>
              <w:sz w:val="24"/>
              <w:szCs w:val="24"/>
              <w:lang w:eastAsia="en-GB"/>
            </w:rPr>
            <w:tab/>
          </w:r>
          <w:r w:rsidRPr="005268B4">
            <w:rPr>
              <w:b/>
              <w:sz w:val="24"/>
              <w:szCs w:val="24"/>
              <w:lang w:eastAsia="en-GB"/>
            </w:rPr>
            <w:t>END FOR</w:t>
          </w:r>
        </w:p>
        <w:p w14:paraId="01D3810A" w14:textId="28BB3B33" w:rsidR="006B4A47" w:rsidRPr="00553566" w:rsidRDefault="006B4A47" w:rsidP="00553566">
          <w:pPr>
            <w:pStyle w:val="ListParagraph"/>
            <w:ind w:firstLine="360"/>
            <w:rPr>
              <w:sz w:val="24"/>
              <w:szCs w:val="24"/>
              <w:lang w:eastAsia="en-GB"/>
            </w:rPr>
          </w:pPr>
          <w:r w:rsidRPr="00553566">
            <w:rPr>
              <w:b/>
              <w:sz w:val="24"/>
              <w:szCs w:val="24"/>
              <w:lang w:eastAsia="en-GB"/>
            </w:rPr>
            <w:t>END PROCEDURE</w:t>
          </w:r>
        </w:p>
        <w:p w14:paraId="72B4B83D" w14:textId="77777777" w:rsidR="008571E6" w:rsidRDefault="008571E6" w:rsidP="00553566">
          <w:pPr>
            <w:pStyle w:val="ListParagraph"/>
            <w:ind w:firstLine="360"/>
          </w:pPr>
        </w:p>
        <w:p w14:paraId="18E1EB43" w14:textId="77777777" w:rsidR="008571E6" w:rsidRPr="00553566" w:rsidRDefault="008571E6" w:rsidP="00553566">
          <w:pPr>
            <w:pStyle w:val="ListParagraph"/>
            <w:ind w:firstLine="360"/>
            <w:rPr>
              <w:sz w:val="24"/>
              <w:szCs w:val="24"/>
            </w:rPr>
          </w:pPr>
          <w:r w:rsidRPr="00553566">
            <w:rPr>
              <w:b/>
              <w:sz w:val="24"/>
              <w:szCs w:val="24"/>
              <w:lang w:eastAsia="en-GB"/>
            </w:rPr>
            <w:t xml:space="preserve">PROCEDURE </w:t>
          </w:r>
          <w:r w:rsidRPr="00553566">
            <w:rPr>
              <w:sz w:val="24"/>
              <w:szCs w:val="24"/>
              <w:lang w:eastAsia="en-GB"/>
            </w:rPr>
            <w:t>DrawObjects:</w:t>
          </w:r>
        </w:p>
        <w:p w14:paraId="2EE6521A" w14:textId="30C1B6C8" w:rsidR="008571E6" w:rsidRPr="00553566" w:rsidRDefault="008571E6" w:rsidP="00553566">
          <w:pPr>
            <w:pStyle w:val="ListParagraph"/>
            <w:ind w:firstLine="360"/>
            <w:rPr>
              <w:b/>
              <w:sz w:val="24"/>
              <w:szCs w:val="24"/>
            </w:rPr>
          </w:pPr>
          <w:r w:rsidRPr="00553566">
            <w:rPr>
              <w:b/>
              <w:sz w:val="24"/>
              <w:szCs w:val="24"/>
              <w:lang w:eastAsia="en-GB"/>
            </w:rPr>
            <w:t>BEGIN</w:t>
          </w:r>
        </w:p>
        <w:p w14:paraId="52271A3D" w14:textId="28369413" w:rsidR="008571E6" w:rsidRDefault="008571E6" w:rsidP="00553566">
          <w:pPr>
            <w:pStyle w:val="ListParagraph"/>
            <w:ind w:firstLine="360"/>
            <w:rPr>
              <w:sz w:val="24"/>
              <w:szCs w:val="24"/>
            </w:rPr>
          </w:pPr>
          <w:r>
            <w:rPr>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E4E76D4" w14:textId="51505D1F" w:rsidR="008571E6" w:rsidRDefault="008571E6" w:rsidP="00553566">
          <w:pPr>
            <w:pStyle w:val="ListParagraph"/>
            <w:ind w:firstLine="360"/>
            <w:rPr>
              <w:sz w:val="24"/>
              <w:szCs w:val="24"/>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DrawObject(PhysicsObjects[I]);</w:t>
          </w:r>
        </w:p>
        <w:p w14:paraId="7E01DADF" w14:textId="0C450145" w:rsidR="008571E6" w:rsidRPr="00553566" w:rsidRDefault="008571E6" w:rsidP="00553566">
          <w:pPr>
            <w:pStyle w:val="ListParagraph"/>
            <w:ind w:firstLine="360"/>
            <w:rPr>
              <w:b/>
              <w:sz w:val="24"/>
              <w:szCs w:val="24"/>
            </w:rPr>
          </w:pPr>
          <w:r>
            <w:rPr>
              <w:sz w:val="24"/>
              <w:szCs w:val="24"/>
              <w:lang w:eastAsia="en-GB"/>
            </w:rPr>
            <w:tab/>
          </w:r>
          <w:r w:rsidRPr="00553566">
            <w:rPr>
              <w:b/>
              <w:sz w:val="24"/>
              <w:szCs w:val="24"/>
              <w:lang w:eastAsia="en-GB"/>
            </w:rPr>
            <w:t>END FOR</w:t>
          </w:r>
        </w:p>
        <w:p w14:paraId="00E2A90B" w14:textId="32B4B390" w:rsidR="008571E6" w:rsidRDefault="008571E6" w:rsidP="00553566">
          <w:pPr>
            <w:pStyle w:val="ListParagraph"/>
            <w:ind w:firstLine="360"/>
            <w:rPr>
              <w:sz w:val="24"/>
              <w:szCs w:val="24"/>
            </w:rPr>
          </w:pPr>
          <w:r w:rsidRPr="00553566">
            <w:rPr>
              <w:b/>
              <w:sz w:val="24"/>
              <w:szCs w:val="24"/>
              <w:lang w:eastAsia="en-GB"/>
            </w:rPr>
            <w:t>END PROCEDURE</w:t>
          </w:r>
        </w:p>
        <w:p w14:paraId="127BC811" w14:textId="77777777" w:rsidR="008571E6" w:rsidRDefault="008571E6" w:rsidP="00553566">
          <w:pPr>
            <w:pStyle w:val="ListParagraph"/>
            <w:ind w:firstLine="360"/>
            <w:rPr>
              <w:sz w:val="24"/>
              <w:szCs w:val="24"/>
            </w:rPr>
          </w:pPr>
        </w:p>
        <w:p w14:paraId="31B6E914" w14:textId="77777777" w:rsidR="008571E6" w:rsidRPr="00553566" w:rsidRDefault="008571E6" w:rsidP="00553566">
          <w:pPr>
            <w:pStyle w:val="ListParagraph"/>
            <w:ind w:firstLine="360"/>
            <w:rPr>
              <w:sz w:val="24"/>
              <w:szCs w:val="24"/>
            </w:rPr>
          </w:pPr>
        </w:p>
        <w:p w14:paraId="3BBE5512" w14:textId="3C25600D" w:rsidR="00965B05" w:rsidRDefault="00965B05" w:rsidP="00553566">
          <w:pPr>
            <w:pStyle w:val="ListParagraph"/>
            <w:ind w:firstLine="360"/>
          </w:pPr>
        </w:p>
        <w:p w14:paraId="0C41B74D" w14:textId="77777777" w:rsidR="00AD5BE6" w:rsidRDefault="00AD5BE6" w:rsidP="00553566"/>
        <w:p w14:paraId="5021BE84" w14:textId="77777777" w:rsidR="00AD5BE6" w:rsidRPr="00553566" w:rsidRDefault="00AD5BE6" w:rsidP="00553566"/>
        <w:p w14:paraId="290F9C36" w14:textId="6A5E1E50" w:rsidR="00FA39BD" w:rsidRDefault="00FA39BD" w:rsidP="00FA39BD">
          <w:pPr>
            <w:pStyle w:val="Heading2"/>
          </w:pPr>
          <w:bookmarkStart w:id="40" w:name="_Toc413235347"/>
          <w:r w:rsidRPr="007A6E71">
            <w:lastRenderedPageBreak/>
            <w:t>User Interface Design</w:t>
          </w:r>
          <w:bookmarkEnd w:id="40"/>
        </w:p>
        <w:p w14:paraId="418F90FA" w14:textId="49C23491" w:rsidR="00202AF2" w:rsidRDefault="00E1312C" w:rsidP="00553566">
          <w:r w:rsidRPr="00553566">
            <w:rPr>
              <w:noProof/>
              <w:vertAlign w:val="subscript"/>
              <w:lang w:eastAsia="en-GB"/>
            </w:rPr>
            <w:drawing>
              <wp:inline distT="0" distB="0" distL="0" distR="0" wp14:anchorId="635856FF" wp14:editId="101326BF">
                <wp:extent cx="5725160" cy="4046855"/>
                <wp:effectExtent l="0" t="0" r="8890" b="0"/>
                <wp:docPr id="50" name="Picture 50" descr="C:\Users\Jacob\Pictures\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Pictures\Interfac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046855"/>
                        </a:xfrm>
                        <a:prstGeom prst="rect">
                          <a:avLst/>
                        </a:prstGeom>
                        <a:noFill/>
                        <a:ln>
                          <a:noFill/>
                        </a:ln>
                      </pic:spPr>
                    </pic:pic>
                  </a:graphicData>
                </a:graphic>
              </wp:inline>
            </w:drawing>
          </w:r>
        </w:p>
        <w:p w14:paraId="3BB9A3A8" w14:textId="7E995EC6" w:rsidR="00202AF2" w:rsidRPr="00553566" w:rsidRDefault="008402E8" w:rsidP="00E460D1">
          <w:pPr>
            <w:pStyle w:val="ListParagraph"/>
            <w:numPr>
              <w:ilvl w:val="0"/>
              <w:numId w:val="8"/>
            </w:numPr>
            <w:rPr>
              <w:sz w:val="24"/>
              <w:szCs w:val="24"/>
            </w:rPr>
          </w:pPr>
          <w:r w:rsidRPr="00553566">
            <w:rPr>
              <w:sz w:val="24"/>
              <w:szCs w:val="24"/>
              <w:lang w:eastAsia="en-GB"/>
            </w:rPr>
            <w:t xml:space="preserve">Start/Pause simulation. When pressed its </w:t>
          </w:r>
          <w:r w:rsidR="009057E8" w:rsidRPr="00553566">
            <w:rPr>
              <w:sz w:val="24"/>
              <w:szCs w:val="24"/>
              <w:lang w:eastAsia="en-GB"/>
            </w:rPr>
            <w:t>icon will move to the next state</w:t>
          </w:r>
          <w:r w:rsidRPr="00553566">
            <w:rPr>
              <w:sz w:val="24"/>
              <w:szCs w:val="24"/>
              <w:lang w:eastAsia="en-GB"/>
            </w:rPr>
            <w:t xml:space="preserve"> (i.e</w:t>
          </w:r>
          <w:r w:rsidR="00547A0C" w:rsidRPr="00553566">
            <w:rPr>
              <w:sz w:val="24"/>
              <w:szCs w:val="24"/>
              <w:lang w:eastAsia="en-GB"/>
            </w:rPr>
            <w:t>.</w:t>
          </w:r>
          <w:r w:rsidRPr="00553566">
            <w:rPr>
              <w:sz w:val="24"/>
              <w:szCs w:val="24"/>
              <w:lang w:eastAsia="en-GB"/>
            </w:rPr>
            <w:t xml:space="preserve"> from ‘start</w:t>
          </w:r>
          <w:r w:rsidR="009057E8" w:rsidRPr="00553566">
            <w:rPr>
              <w:sz w:val="24"/>
              <w:szCs w:val="24"/>
              <w:lang w:eastAsia="en-GB"/>
            </w:rPr>
            <w:t>ed</w:t>
          </w:r>
          <w:r w:rsidRPr="00553566">
            <w:rPr>
              <w:sz w:val="24"/>
              <w:szCs w:val="24"/>
              <w:lang w:eastAsia="en-GB"/>
            </w:rPr>
            <w:t>’ to ‘pause</w:t>
          </w:r>
          <w:r w:rsidR="009057E8" w:rsidRPr="00553566">
            <w:rPr>
              <w:sz w:val="24"/>
              <w:szCs w:val="24"/>
              <w:lang w:eastAsia="en-GB"/>
            </w:rPr>
            <w:t>d</w:t>
          </w:r>
          <w:r w:rsidRPr="00553566">
            <w:rPr>
              <w:sz w:val="24"/>
              <w:szCs w:val="24"/>
              <w:lang w:eastAsia="en-GB"/>
            </w:rPr>
            <w:t>’).</w:t>
          </w:r>
        </w:p>
        <w:p w14:paraId="1D86C034" w14:textId="6FA2C52E" w:rsidR="008402E8" w:rsidRPr="00553566" w:rsidRDefault="008402E8" w:rsidP="00E460D1">
          <w:pPr>
            <w:pStyle w:val="ListParagraph"/>
            <w:numPr>
              <w:ilvl w:val="0"/>
              <w:numId w:val="8"/>
            </w:numPr>
            <w:rPr>
              <w:sz w:val="24"/>
              <w:szCs w:val="24"/>
            </w:rPr>
          </w:pPr>
          <w:r w:rsidRPr="00553566">
            <w:rPr>
              <w:sz w:val="24"/>
              <w:szCs w:val="24"/>
              <w:lang w:eastAsia="en-GB"/>
            </w:rPr>
            <w:t>Stop simulation.</w:t>
          </w:r>
          <w:r w:rsidR="00CE3EB4" w:rsidRPr="00553566">
            <w:rPr>
              <w:sz w:val="24"/>
              <w:szCs w:val="24"/>
              <w:lang w:eastAsia="en-GB"/>
            </w:rPr>
            <w:t xml:space="preserve"> </w:t>
          </w:r>
          <w:r w:rsidR="00C15293" w:rsidRPr="00553566">
            <w:rPr>
              <w:sz w:val="24"/>
              <w:szCs w:val="24"/>
              <w:lang w:eastAsia="en-GB"/>
            </w:rPr>
            <w:t xml:space="preserve">When pressed its icon will change into a reset icon. When this is pressed, the simulation returns </w:t>
          </w:r>
          <w:r w:rsidR="00CE3EB4" w:rsidRPr="00553566">
            <w:rPr>
              <w:sz w:val="24"/>
              <w:szCs w:val="24"/>
              <w:lang w:eastAsia="en-GB"/>
            </w:rPr>
            <w:t>back to the last saved state.</w:t>
          </w:r>
        </w:p>
        <w:p w14:paraId="6EA98D8E" w14:textId="5F24C5EE" w:rsidR="008402E8" w:rsidRPr="00553566" w:rsidRDefault="008402E8" w:rsidP="00E460D1">
          <w:pPr>
            <w:pStyle w:val="ListParagraph"/>
            <w:numPr>
              <w:ilvl w:val="0"/>
              <w:numId w:val="8"/>
            </w:numPr>
            <w:rPr>
              <w:sz w:val="24"/>
              <w:szCs w:val="24"/>
            </w:rPr>
          </w:pPr>
          <w:r w:rsidRPr="00553566">
            <w:rPr>
              <w:sz w:val="24"/>
              <w:szCs w:val="24"/>
              <w:lang w:eastAsia="en-GB"/>
            </w:rPr>
            <w:t>Step backward. ONLY WHEN PAUSED. This will move the simulation back by one update.</w:t>
          </w:r>
        </w:p>
        <w:p w14:paraId="4FA0FFB8" w14:textId="039D1CC7" w:rsidR="008402E8" w:rsidRPr="00553566" w:rsidRDefault="008402E8" w:rsidP="00E460D1">
          <w:pPr>
            <w:pStyle w:val="ListParagraph"/>
            <w:numPr>
              <w:ilvl w:val="0"/>
              <w:numId w:val="8"/>
            </w:numPr>
            <w:rPr>
              <w:sz w:val="24"/>
              <w:szCs w:val="24"/>
            </w:rPr>
          </w:pPr>
          <w:r w:rsidRPr="00553566">
            <w:rPr>
              <w:sz w:val="24"/>
              <w:szCs w:val="24"/>
              <w:lang w:eastAsia="en-GB"/>
            </w:rPr>
            <w:t>Step forward. ONLY WHEN PAUSED. This will move the simulation forward by one update.</w:t>
          </w:r>
        </w:p>
        <w:p w14:paraId="20CA153A" w14:textId="7C77D08B" w:rsidR="008402E8" w:rsidRPr="00553566" w:rsidRDefault="008402E8" w:rsidP="00E460D1">
          <w:pPr>
            <w:pStyle w:val="ListParagraph"/>
            <w:numPr>
              <w:ilvl w:val="0"/>
              <w:numId w:val="8"/>
            </w:numPr>
            <w:rPr>
              <w:sz w:val="24"/>
              <w:szCs w:val="24"/>
            </w:rPr>
          </w:pPr>
          <w:r w:rsidRPr="00553566">
            <w:rPr>
              <w:sz w:val="24"/>
              <w:szCs w:val="24"/>
              <w:lang w:eastAsia="en-GB"/>
            </w:rPr>
            <w:t>Adds a ball to the stage.</w:t>
          </w:r>
          <w:r w:rsidR="001E7F59" w:rsidRPr="00553566">
            <w:rPr>
              <w:sz w:val="24"/>
              <w:szCs w:val="24"/>
              <w:lang w:eastAsia="en-GB"/>
            </w:rPr>
            <w:t xml:space="preserve"> </w:t>
          </w:r>
          <w:r w:rsidR="00CE3EB4" w:rsidRPr="00553566">
            <w:rPr>
              <w:sz w:val="24"/>
              <w:szCs w:val="24"/>
              <w:lang w:eastAsia="en-GB"/>
            </w:rPr>
            <w:t xml:space="preserve">The simulation pane will darken and a crosshair will appear </w:t>
          </w:r>
          <w:r w:rsidR="00C15293" w:rsidRPr="00553566">
            <w:rPr>
              <w:sz w:val="24"/>
              <w:szCs w:val="24"/>
              <w:lang w:eastAsia="en-GB"/>
            </w:rPr>
            <w:t>in the centre of the pane. The crosshair can follow the mouse. When clicked, a ball will appear at th</w:t>
          </w:r>
          <w:r w:rsidR="00303640" w:rsidRPr="00553566">
            <w:rPr>
              <w:sz w:val="24"/>
              <w:szCs w:val="24"/>
              <w:lang w:eastAsia="en-GB"/>
            </w:rPr>
            <w:t>e position of the cursor and it</w:t>
          </w:r>
          <w:r w:rsidR="00303640">
            <w:rPr>
              <w:sz w:val="24"/>
              <w:szCs w:val="24"/>
              <w:lang w:eastAsia="en-GB"/>
            </w:rPr>
            <w:t>s variables set to the sliders (velocity, mass and COR</w:t>
          </w:r>
          <w:r w:rsidR="00173102">
            <w:rPr>
              <w:sz w:val="24"/>
              <w:szCs w:val="24"/>
              <w:lang w:eastAsia="en-GB"/>
            </w:rPr>
            <w:t xml:space="preserve"> (Coefficient of Restitution)</w:t>
          </w:r>
          <w:r w:rsidR="00303640">
            <w:rPr>
              <w:sz w:val="24"/>
              <w:szCs w:val="24"/>
              <w:lang w:eastAsia="en-GB"/>
            </w:rPr>
            <w:t>).</w:t>
          </w:r>
        </w:p>
        <w:p w14:paraId="2DC2924F" w14:textId="58E7464B" w:rsidR="00E1312C" w:rsidRDefault="00E1312C" w:rsidP="00E460D1">
          <w:pPr>
            <w:pStyle w:val="ListParagraph"/>
            <w:numPr>
              <w:ilvl w:val="0"/>
              <w:numId w:val="8"/>
            </w:numPr>
            <w:rPr>
              <w:sz w:val="24"/>
              <w:szCs w:val="24"/>
            </w:rPr>
          </w:pPr>
          <w:r w:rsidRPr="00553566">
            <w:rPr>
              <w:sz w:val="24"/>
              <w:szCs w:val="24"/>
              <w:lang w:eastAsia="en-GB"/>
            </w:rPr>
            <w:t>Removes a ball from the stage. The ball must be selected for this to happen (the ball is highlighted by a ‘selection colour’ so that the user knows which ball they have selected.)</w:t>
          </w:r>
        </w:p>
        <w:p w14:paraId="610DCEAE" w14:textId="79EE68C5" w:rsidR="00366651" w:rsidRPr="00553566" w:rsidRDefault="00366651" w:rsidP="00E460D1">
          <w:pPr>
            <w:pStyle w:val="ListParagraph"/>
            <w:numPr>
              <w:ilvl w:val="0"/>
              <w:numId w:val="8"/>
            </w:numPr>
            <w:rPr>
              <w:sz w:val="24"/>
              <w:szCs w:val="24"/>
            </w:rPr>
          </w:pPr>
          <w:r>
            <w:rPr>
              <w:sz w:val="24"/>
              <w:szCs w:val="24"/>
              <w:lang w:eastAsia="en-GB"/>
            </w:rPr>
            <w:t xml:space="preserve">This </w:t>
          </w:r>
          <w:r w:rsidR="00E52712">
            <w:rPr>
              <w:sz w:val="24"/>
              <w:szCs w:val="24"/>
              <w:lang w:eastAsia="en-GB"/>
            </w:rPr>
            <w:t xml:space="preserve">toggles the collision data that is showing (direction of movement, </w:t>
          </w:r>
          <w:r>
            <w:rPr>
              <w:sz w:val="24"/>
              <w:szCs w:val="24"/>
              <w:lang w:eastAsia="en-GB"/>
            </w:rPr>
            <w:t xml:space="preserve"> </w:t>
          </w:r>
        </w:p>
        <w:p w14:paraId="747DD2AA" w14:textId="344F24A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velocity of the currently selected ball.</w:t>
          </w:r>
        </w:p>
        <w:p w14:paraId="5B3D48B2" w14:textId="0BB060C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mass of the currently selected ball.</w:t>
          </w:r>
        </w:p>
        <w:p w14:paraId="2DE029CD" w14:textId="0F7C7F3B"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Coefficient of Restitution. The Coefficient of Restitution changes the amount of energy that is lost during a collision.</w:t>
          </w:r>
        </w:p>
        <w:p w14:paraId="2C480231" w14:textId="3FA81071" w:rsidR="00202AF2" w:rsidRPr="00310AF9" w:rsidRDefault="00366651" w:rsidP="00E460D1">
          <w:pPr>
            <w:pStyle w:val="ListParagraph"/>
            <w:numPr>
              <w:ilvl w:val="0"/>
              <w:numId w:val="8"/>
            </w:numPr>
            <w:rPr>
              <w:sz w:val="24"/>
              <w:szCs w:val="24"/>
            </w:rPr>
          </w:pPr>
          <w:r w:rsidRPr="00553566">
            <w:rPr>
              <w:sz w:val="24"/>
              <w:szCs w:val="24"/>
              <w:lang w:eastAsia="en-GB"/>
            </w:rPr>
            <w:lastRenderedPageBreak/>
            <w:t>This button saves the current state of the simulation</w:t>
          </w:r>
          <w:r>
            <w:rPr>
              <w:sz w:val="24"/>
              <w:szCs w:val="24"/>
              <w:lang w:eastAsia="en-GB"/>
            </w:rPr>
            <w:t>.</w:t>
          </w:r>
        </w:p>
        <w:p w14:paraId="56E894B0" w14:textId="7198A37D" w:rsidR="00FA39BD" w:rsidRDefault="00FA39BD" w:rsidP="00FA39BD">
          <w:pPr>
            <w:pStyle w:val="Heading2"/>
          </w:pPr>
          <w:bookmarkStart w:id="41" w:name="_Toc413235348"/>
          <w:r w:rsidRPr="007A6E71">
            <w:t>Security and Integrity of Data</w:t>
          </w:r>
          <w:bookmarkEnd w:id="41"/>
        </w:p>
        <w:p w14:paraId="636A3DA2" w14:textId="4A44CF23" w:rsidR="00210AC3" w:rsidRPr="00F715AF" w:rsidRDefault="00C64ACB" w:rsidP="00553566">
          <w:pPr>
            <w:rPr>
              <w:sz w:val="24"/>
              <w:szCs w:val="24"/>
            </w:rPr>
          </w:pPr>
          <w:r w:rsidRPr="00F715AF">
            <w:rPr>
              <w:sz w:val="24"/>
              <w:szCs w:val="24"/>
              <w:lang w:eastAsia="en-GB"/>
            </w:rPr>
            <w:t xml:space="preserve">There is no </w:t>
          </w:r>
          <w:r w:rsidR="00BF2205" w:rsidRPr="00F715AF">
            <w:rPr>
              <w:sz w:val="24"/>
              <w:szCs w:val="24"/>
              <w:lang w:eastAsia="en-GB"/>
            </w:rPr>
            <w:t>data stored by</w:t>
          </w:r>
          <w:r w:rsidRPr="00F715AF">
            <w:rPr>
              <w:sz w:val="24"/>
              <w:szCs w:val="24"/>
              <w:lang w:eastAsia="en-GB"/>
            </w:rPr>
            <w:t xml:space="preserve"> </w:t>
          </w:r>
          <w:r w:rsidR="00E714EF" w:rsidRPr="00F715AF">
            <w:rPr>
              <w:sz w:val="24"/>
              <w:szCs w:val="24"/>
              <w:lang w:eastAsia="en-GB"/>
            </w:rPr>
            <w:t>this</w:t>
          </w:r>
          <w:r w:rsidR="00915064" w:rsidRPr="00F715AF">
            <w:rPr>
              <w:sz w:val="24"/>
              <w:szCs w:val="24"/>
              <w:lang w:eastAsia="en-GB"/>
            </w:rPr>
            <w:t xml:space="preserve"> system</w:t>
          </w:r>
          <w:r w:rsidR="00E714EF" w:rsidRPr="00F715AF">
            <w:rPr>
              <w:sz w:val="24"/>
              <w:szCs w:val="24"/>
              <w:lang w:eastAsia="en-GB"/>
            </w:rPr>
            <w:t xml:space="preserve">. This means that </w:t>
          </w:r>
          <w:r w:rsidR="00BF2205" w:rsidRPr="00F715AF">
            <w:rPr>
              <w:sz w:val="24"/>
              <w:szCs w:val="24"/>
              <w:lang w:eastAsia="en-GB"/>
            </w:rPr>
            <w:t>no data has to be kept securely</w:t>
          </w:r>
          <w:r w:rsidR="00C760AA" w:rsidRPr="00F715AF">
            <w:rPr>
              <w:sz w:val="24"/>
              <w:szCs w:val="24"/>
              <w:lang w:eastAsia="en-GB"/>
            </w:rPr>
            <w:t>.</w:t>
          </w:r>
        </w:p>
        <w:p w14:paraId="339D124F" w14:textId="26D45E26" w:rsidR="00FA39BD" w:rsidRDefault="00FA39BD" w:rsidP="00FA39BD">
          <w:pPr>
            <w:pStyle w:val="Heading2"/>
          </w:pPr>
          <w:bookmarkStart w:id="42" w:name="_Toc413235349"/>
          <w:r w:rsidRPr="007A6E71">
            <w:t>System Security</w:t>
          </w:r>
          <w:bookmarkEnd w:id="42"/>
        </w:p>
        <w:p w14:paraId="4065E2FE" w14:textId="2340D644" w:rsidR="00A721F6" w:rsidRPr="005E704E" w:rsidRDefault="007850E2" w:rsidP="00553566">
          <w:pPr>
            <w:rPr>
              <w:sz w:val="24"/>
              <w:szCs w:val="24"/>
            </w:rPr>
          </w:pPr>
          <w:r w:rsidRPr="00F715AF">
            <w:rPr>
              <w:sz w:val="24"/>
              <w:szCs w:val="24"/>
              <w:lang w:eastAsia="en-GB"/>
            </w:rPr>
            <w:t>The security of the system will be determ</w:t>
          </w:r>
          <w:r w:rsidR="00483855" w:rsidRPr="00F715AF">
            <w:rPr>
              <w:sz w:val="24"/>
              <w:szCs w:val="24"/>
              <w:lang w:eastAsia="en-GB"/>
            </w:rPr>
            <w:t>ined by the place it is hosted.</w:t>
          </w:r>
          <w:r w:rsidR="007A2753">
            <w:rPr>
              <w:sz w:val="24"/>
              <w:szCs w:val="24"/>
              <w:lang w:eastAsia="en-GB"/>
            </w:rPr>
            <w:t xml:space="preserve"> I will use paid hosting, costing roughly £5 a month.</w:t>
          </w:r>
        </w:p>
        <w:p w14:paraId="2329E3D3" w14:textId="77777777" w:rsidR="00361FC5" w:rsidRDefault="00361FC5" w:rsidP="00361FC5">
          <w:pPr>
            <w:pStyle w:val="Heading2"/>
          </w:pPr>
          <w:bookmarkStart w:id="43" w:name="_Toc413235350"/>
          <w:bookmarkStart w:id="44" w:name="_Toc413235351"/>
          <w:r w:rsidRPr="007A6E71">
            <w:t xml:space="preserve">Test </w:t>
          </w:r>
          <w:r>
            <w:t>Strategy</w:t>
          </w:r>
          <w:bookmarkEnd w:id="43"/>
          <w:r>
            <w:br w:type="page"/>
          </w:r>
        </w:p>
        <w:p w14:paraId="1915EC1F" w14:textId="77777777" w:rsidR="00361FC5" w:rsidRPr="007A6E71" w:rsidRDefault="00361FC5" w:rsidP="00361FC5">
          <w:pPr>
            <w:rPr>
              <w:lang w:eastAsia="en-GB"/>
            </w:rPr>
          </w:pPr>
        </w:p>
        <w:p w14:paraId="0534800C" w14:textId="32A9BE85" w:rsidR="00FA39BD" w:rsidRPr="007A6E71" w:rsidRDefault="00FA39BD" w:rsidP="00FA39BD">
          <w:pPr>
            <w:pStyle w:val="Heading1"/>
          </w:pPr>
          <w:r w:rsidRPr="007A6E71">
            <w:t>System Testing</w:t>
          </w:r>
          <w:bookmarkEnd w:id="44"/>
        </w:p>
        <w:p w14:paraId="4A211244" w14:textId="776E0110" w:rsidR="00FA39BD" w:rsidRDefault="00FA39BD" w:rsidP="00FA39BD">
          <w:pPr>
            <w:pStyle w:val="Heading2"/>
          </w:pPr>
          <w:bookmarkStart w:id="45" w:name="_Toc413235352"/>
          <w:r w:rsidRPr="007A6E71">
            <w:t>Test Plan – Typical Data</w:t>
          </w:r>
          <w:bookmarkEnd w:id="45"/>
        </w:p>
        <w:p w14:paraId="61427D88" w14:textId="77777777" w:rsidR="00357150" w:rsidRPr="00357150" w:rsidRDefault="00357150" w:rsidP="00357150">
          <w:pPr>
            <w:rPr>
              <w:lang w:eastAsia="en-GB"/>
            </w:rPr>
          </w:pPr>
        </w:p>
        <w:tbl>
          <w:tblPr>
            <w:tblStyle w:val="TableGrid"/>
            <w:tblW w:w="0" w:type="auto"/>
            <w:tblLook w:val="04A0" w:firstRow="1" w:lastRow="0" w:firstColumn="1" w:lastColumn="0" w:noHBand="0" w:noVBand="1"/>
          </w:tblPr>
          <w:tblGrid>
            <w:gridCol w:w="1494"/>
            <w:gridCol w:w="1903"/>
            <w:gridCol w:w="2127"/>
            <w:gridCol w:w="2180"/>
            <w:gridCol w:w="1312"/>
          </w:tblGrid>
          <w:tr w:rsidR="0010112A" w:rsidRPr="00357150" w14:paraId="4B47337D" w14:textId="3D9FC134" w:rsidTr="0089312F">
            <w:tc>
              <w:tcPr>
                <w:tcW w:w="1494" w:type="dxa"/>
              </w:tcPr>
              <w:p w14:paraId="6E34BE8F" w14:textId="1B3ED450" w:rsidR="0010112A" w:rsidRPr="00357150" w:rsidRDefault="0010112A" w:rsidP="00D06263">
                <w:pPr>
                  <w:rPr>
                    <w:b/>
                    <w:sz w:val="24"/>
                    <w:szCs w:val="24"/>
                    <w:lang w:eastAsia="en-GB"/>
                  </w:rPr>
                </w:pPr>
                <w:r w:rsidRPr="00357150">
                  <w:rPr>
                    <w:b/>
                    <w:sz w:val="24"/>
                    <w:szCs w:val="24"/>
                    <w:lang w:eastAsia="en-GB"/>
                  </w:rPr>
                  <w:t>Test Number</w:t>
                </w:r>
              </w:p>
            </w:tc>
            <w:tc>
              <w:tcPr>
                <w:tcW w:w="1903" w:type="dxa"/>
              </w:tcPr>
              <w:p w14:paraId="787F62EA" w14:textId="5463C6BF" w:rsidR="0010112A" w:rsidRPr="00357150" w:rsidRDefault="0010112A" w:rsidP="00D06263">
                <w:pPr>
                  <w:rPr>
                    <w:b/>
                    <w:sz w:val="24"/>
                    <w:szCs w:val="24"/>
                    <w:lang w:eastAsia="en-GB"/>
                  </w:rPr>
                </w:pPr>
                <w:r w:rsidRPr="00357150">
                  <w:rPr>
                    <w:b/>
                    <w:sz w:val="24"/>
                    <w:szCs w:val="24"/>
                    <w:lang w:eastAsia="en-GB"/>
                  </w:rPr>
                  <w:t>Test</w:t>
                </w:r>
              </w:p>
            </w:tc>
            <w:tc>
              <w:tcPr>
                <w:tcW w:w="2127" w:type="dxa"/>
              </w:tcPr>
              <w:p w14:paraId="4A02ABA9" w14:textId="7FC6472D" w:rsidR="0010112A" w:rsidRPr="00357150" w:rsidRDefault="0010112A" w:rsidP="006340AC">
                <w:pPr>
                  <w:rPr>
                    <w:b/>
                    <w:sz w:val="24"/>
                    <w:szCs w:val="24"/>
                    <w:lang w:eastAsia="en-GB"/>
                  </w:rPr>
                </w:pPr>
                <w:r>
                  <w:rPr>
                    <w:b/>
                    <w:sz w:val="24"/>
                    <w:szCs w:val="24"/>
                    <w:lang w:eastAsia="en-GB"/>
                  </w:rPr>
                  <w:t>Test Data</w:t>
                </w:r>
              </w:p>
            </w:tc>
            <w:tc>
              <w:tcPr>
                <w:tcW w:w="2180" w:type="dxa"/>
              </w:tcPr>
              <w:p w14:paraId="63804796" w14:textId="3E913304" w:rsidR="0010112A" w:rsidRPr="00357150" w:rsidRDefault="0010112A" w:rsidP="006340AC">
                <w:pPr>
                  <w:rPr>
                    <w:b/>
                    <w:sz w:val="24"/>
                    <w:szCs w:val="24"/>
                    <w:lang w:eastAsia="en-GB"/>
                  </w:rPr>
                </w:pPr>
                <w:r>
                  <w:rPr>
                    <w:b/>
                    <w:sz w:val="24"/>
                    <w:szCs w:val="24"/>
                    <w:lang w:eastAsia="en-GB"/>
                  </w:rPr>
                  <w:t>Expected Result</w:t>
                </w:r>
              </w:p>
            </w:tc>
            <w:tc>
              <w:tcPr>
                <w:tcW w:w="1312" w:type="dxa"/>
              </w:tcPr>
              <w:p w14:paraId="34C3B42B" w14:textId="27AF9010" w:rsidR="0010112A" w:rsidRPr="00357150" w:rsidRDefault="00112A62" w:rsidP="006340AC">
                <w:pPr>
                  <w:rPr>
                    <w:b/>
                    <w:sz w:val="24"/>
                    <w:szCs w:val="24"/>
                    <w:lang w:eastAsia="en-GB"/>
                  </w:rPr>
                </w:pPr>
                <w:r>
                  <w:rPr>
                    <w:b/>
                    <w:sz w:val="24"/>
                    <w:szCs w:val="24"/>
                    <w:lang w:eastAsia="en-GB"/>
                  </w:rPr>
                  <w:t>Actual result</w:t>
                </w:r>
              </w:p>
            </w:tc>
          </w:tr>
          <w:tr w:rsidR="0010112A" w:rsidRPr="00357150" w14:paraId="3D70B087" w14:textId="52E3AC03" w:rsidTr="0089312F">
            <w:tc>
              <w:tcPr>
                <w:tcW w:w="1494" w:type="dxa"/>
              </w:tcPr>
              <w:p w14:paraId="058F0EC4" w14:textId="4859B391" w:rsidR="0010112A" w:rsidRPr="00357150" w:rsidRDefault="0010112A" w:rsidP="006340AC">
                <w:pPr>
                  <w:rPr>
                    <w:sz w:val="24"/>
                    <w:szCs w:val="24"/>
                    <w:lang w:eastAsia="en-GB"/>
                  </w:rPr>
                </w:pPr>
                <w:r>
                  <w:rPr>
                    <w:sz w:val="24"/>
                    <w:szCs w:val="24"/>
                    <w:lang w:eastAsia="en-GB"/>
                  </w:rPr>
                  <w:t>1</w:t>
                </w:r>
              </w:p>
            </w:tc>
            <w:tc>
              <w:tcPr>
                <w:tcW w:w="1903" w:type="dxa"/>
              </w:tcPr>
              <w:p w14:paraId="5C362C33" w14:textId="4FB7B32C" w:rsidR="0010112A" w:rsidRPr="00357150" w:rsidRDefault="0010112A" w:rsidP="006340AC">
                <w:pPr>
                  <w:rPr>
                    <w:sz w:val="24"/>
                    <w:szCs w:val="24"/>
                    <w:lang w:eastAsia="en-GB"/>
                  </w:rPr>
                </w:pPr>
                <w:r>
                  <w:rPr>
                    <w:sz w:val="24"/>
                    <w:szCs w:val="24"/>
                    <w:lang w:eastAsia="en-GB"/>
                  </w:rPr>
                  <w:t>Adding a particle</w:t>
                </w:r>
              </w:p>
            </w:tc>
            <w:tc>
              <w:tcPr>
                <w:tcW w:w="2127" w:type="dxa"/>
              </w:tcPr>
              <w:p w14:paraId="254A86CE" w14:textId="77777777" w:rsidR="0010112A" w:rsidRPr="00357150" w:rsidRDefault="0010112A" w:rsidP="006340AC">
                <w:pPr>
                  <w:rPr>
                    <w:sz w:val="24"/>
                    <w:szCs w:val="24"/>
                    <w:lang w:eastAsia="en-GB"/>
                  </w:rPr>
                </w:pPr>
              </w:p>
            </w:tc>
            <w:tc>
              <w:tcPr>
                <w:tcW w:w="2180" w:type="dxa"/>
              </w:tcPr>
              <w:p w14:paraId="3722645A" w14:textId="45F68D31" w:rsidR="0010112A" w:rsidRPr="00357150" w:rsidRDefault="00CD691B" w:rsidP="006340AC">
                <w:pPr>
                  <w:rPr>
                    <w:sz w:val="24"/>
                    <w:szCs w:val="24"/>
                    <w:lang w:eastAsia="en-GB"/>
                  </w:rPr>
                </w:pPr>
                <w:r>
                  <w:rPr>
                    <w:sz w:val="24"/>
                    <w:szCs w:val="24"/>
                    <w:lang w:eastAsia="en-GB"/>
                  </w:rPr>
                  <w:t>A cross hair should appear so that the user can place the object at a specific location</w:t>
                </w:r>
              </w:p>
            </w:tc>
            <w:tc>
              <w:tcPr>
                <w:tcW w:w="1312" w:type="dxa"/>
              </w:tcPr>
              <w:p w14:paraId="034AD97E" w14:textId="77777777" w:rsidR="0010112A" w:rsidRPr="00357150" w:rsidRDefault="0010112A" w:rsidP="006340AC">
                <w:pPr>
                  <w:rPr>
                    <w:sz w:val="24"/>
                    <w:szCs w:val="24"/>
                    <w:lang w:eastAsia="en-GB"/>
                  </w:rPr>
                </w:pPr>
              </w:p>
            </w:tc>
          </w:tr>
          <w:tr w:rsidR="0010112A" w:rsidRPr="00357150" w14:paraId="4DF95A5A" w14:textId="6986678D" w:rsidTr="0089312F">
            <w:tc>
              <w:tcPr>
                <w:tcW w:w="1494" w:type="dxa"/>
              </w:tcPr>
              <w:p w14:paraId="27311119" w14:textId="344AA807" w:rsidR="0010112A" w:rsidRPr="00357150" w:rsidRDefault="0010112A" w:rsidP="006340AC">
                <w:pPr>
                  <w:rPr>
                    <w:sz w:val="24"/>
                    <w:szCs w:val="24"/>
                    <w:lang w:eastAsia="en-GB"/>
                  </w:rPr>
                </w:pPr>
                <w:r>
                  <w:rPr>
                    <w:sz w:val="24"/>
                    <w:szCs w:val="24"/>
                    <w:lang w:eastAsia="en-GB"/>
                  </w:rPr>
                  <w:t>2</w:t>
                </w:r>
              </w:p>
            </w:tc>
            <w:tc>
              <w:tcPr>
                <w:tcW w:w="1903" w:type="dxa"/>
              </w:tcPr>
              <w:p w14:paraId="2069AEB2" w14:textId="18E07742" w:rsidR="0010112A" w:rsidRPr="00357150" w:rsidRDefault="0010112A" w:rsidP="006340AC">
                <w:pPr>
                  <w:rPr>
                    <w:sz w:val="24"/>
                    <w:szCs w:val="24"/>
                    <w:lang w:eastAsia="en-GB"/>
                  </w:rPr>
                </w:pPr>
                <w:r>
                  <w:rPr>
                    <w:sz w:val="24"/>
                    <w:szCs w:val="24"/>
                    <w:lang w:eastAsia="en-GB"/>
                  </w:rPr>
                  <w:t>Delete a particle</w:t>
                </w:r>
              </w:p>
            </w:tc>
            <w:tc>
              <w:tcPr>
                <w:tcW w:w="2127" w:type="dxa"/>
              </w:tcPr>
              <w:p w14:paraId="115FA880" w14:textId="77777777" w:rsidR="0010112A" w:rsidRPr="00357150" w:rsidRDefault="0010112A" w:rsidP="006340AC">
                <w:pPr>
                  <w:rPr>
                    <w:sz w:val="24"/>
                    <w:szCs w:val="24"/>
                    <w:lang w:eastAsia="en-GB"/>
                  </w:rPr>
                </w:pPr>
              </w:p>
            </w:tc>
            <w:tc>
              <w:tcPr>
                <w:tcW w:w="2180" w:type="dxa"/>
              </w:tcPr>
              <w:p w14:paraId="1DCFF511" w14:textId="6DD6B15A" w:rsidR="0010112A" w:rsidRPr="00357150" w:rsidRDefault="00E3213C" w:rsidP="006340AC">
                <w:pPr>
                  <w:rPr>
                    <w:sz w:val="24"/>
                    <w:szCs w:val="24"/>
                    <w:lang w:eastAsia="en-GB"/>
                  </w:rPr>
                </w:pPr>
                <w:r>
                  <w:rPr>
                    <w:sz w:val="24"/>
                    <w:szCs w:val="24"/>
                    <w:lang w:eastAsia="en-GB"/>
                  </w:rPr>
                  <w:t>An object should be removed from the simulation</w:t>
                </w:r>
              </w:p>
            </w:tc>
            <w:tc>
              <w:tcPr>
                <w:tcW w:w="1312" w:type="dxa"/>
              </w:tcPr>
              <w:p w14:paraId="643F6F94" w14:textId="77777777" w:rsidR="0010112A" w:rsidRPr="00357150" w:rsidRDefault="0010112A" w:rsidP="006340AC">
                <w:pPr>
                  <w:rPr>
                    <w:sz w:val="24"/>
                    <w:szCs w:val="24"/>
                    <w:lang w:eastAsia="en-GB"/>
                  </w:rPr>
                </w:pPr>
              </w:p>
            </w:tc>
          </w:tr>
          <w:tr w:rsidR="0010112A" w:rsidRPr="00357150" w14:paraId="721D1884" w14:textId="70A86C0F" w:rsidTr="0089312F">
            <w:tc>
              <w:tcPr>
                <w:tcW w:w="1494" w:type="dxa"/>
              </w:tcPr>
              <w:p w14:paraId="720C0BFA" w14:textId="2F1CF307" w:rsidR="0010112A" w:rsidRPr="00357150" w:rsidRDefault="0010112A" w:rsidP="006340AC">
                <w:pPr>
                  <w:rPr>
                    <w:sz w:val="24"/>
                    <w:szCs w:val="24"/>
                    <w:lang w:eastAsia="en-GB"/>
                  </w:rPr>
                </w:pPr>
                <w:r>
                  <w:rPr>
                    <w:sz w:val="24"/>
                    <w:szCs w:val="24"/>
                    <w:lang w:eastAsia="en-GB"/>
                  </w:rPr>
                  <w:t>3</w:t>
                </w:r>
              </w:p>
            </w:tc>
            <w:tc>
              <w:tcPr>
                <w:tcW w:w="1903" w:type="dxa"/>
              </w:tcPr>
              <w:p w14:paraId="53347B7E" w14:textId="764BCB1B" w:rsidR="0010112A" w:rsidRPr="00357150" w:rsidRDefault="0010112A" w:rsidP="006340AC">
                <w:pPr>
                  <w:rPr>
                    <w:sz w:val="24"/>
                    <w:szCs w:val="24"/>
                    <w:lang w:eastAsia="en-GB"/>
                  </w:rPr>
                </w:pPr>
                <w:r>
                  <w:rPr>
                    <w:sz w:val="24"/>
                    <w:szCs w:val="24"/>
                    <w:lang w:eastAsia="en-GB"/>
                  </w:rPr>
                  <w:t>Selecting a particle</w:t>
                </w:r>
              </w:p>
            </w:tc>
            <w:tc>
              <w:tcPr>
                <w:tcW w:w="2127" w:type="dxa"/>
              </w:tcPr>
              <w:p w14:paraId="1F726C6A" w14:textId="77777777" w:rsidR="0010112A" w:rsidRPr="00357150" w:rsidRDefault="0010112A" w:rsidP="006340AC">
                <w:pPr>
                  <w:rPr>
                    <w:sz w:val="24"/>
                    <w:szCs w:val="24"/>
                    <w:lang w:eastAsia="en-GB"/>
                  </w:rPr>
                </w:pPr>
              </w:p>
            </w:tc>
            <w:tc>
              <w:tcPr>
                <w:tcW w:w="2180" w:type="dxa"/>
              </w:tcPr>
              <w:p w14:paraId="03B5D79B" w14:textId="1248E08E" w:rsidR="0010112A" w:rsidRPr="00357150" w:rsidRDefault="00246296" w:rsidP="00246296">
                <w:pPr>
                  <w:rPr>
                    <w:sz w:val="24"/>
                    <w:szCs w:val="24"/>
                    <w:lang w:eastAsia="en-GB"/>
                  </w:rPr>
                </w:pPr>
                <w:r>
                  <w:rPr>
                    <w:sz w:val="24"/>
                    <w:szCs w:val="24"/>
                    <w:lang w:eastAsia="en-GB"/>
                  </w:rPr>
                  <w:t>A red ring should be visible around a particle to signify that it has been selected</w:t>
                </w:r>
              </w:p>
            </w:tc>
            <w:tc>
              <w:tcPr>
                <w:tcW w:w="1312" w:type="dxa"/>
              </w:tcPr>
              <w:p w14:paraId="08467FDA" w14:textId="77777777" w:rsidR="0010112A" w:rsidRPr="00357150" w:rsidRDefault="0010112A" w:rsidP="006340AC">
                <w:pPr>
                  <w:rPr>
                    <w:sz w:val="24"/>
                    <w:szCs w:val="24"/>
                    <w:lang w:eastAsia="en-GB"/>
                  </w:rPr>
                </w:pPr>
              </w:p>
            </w:tc>
          </w:tr>
          <w:tr w:rsidR="0010112A" w:rsidRPr="00357150" w14:paraId="242B6C70" w14:textId="13A3802D" w:rsidTr="0089312F">
            <w:trPr>
              <w:trHeight w:val="740"/>
            </w:trPr>
            <w:tc>
              <w:tcPr>
                <w:tcW w:w="1494" w:type="dxa"/>
              </w:tcPr>
              <w:p w14:paraId="2B94D1EF" w14:textId="6F12CC09" w:rsidR="0010112A" w:rsidRDefault="0010112A" w:rsidP="006340AC">
                <w:pPr>
                  <w:rPr>
                    <w:sz w:val="24"/>
                    <w:szCs w:val="24"/>
                    <w:lang w:eastAsia="en-GB"/>
                  </w:rPr>
                </w:pPr>
                <w:r>
                  <w:rPr>
                    <w:sz w:val="24"/>
                    <w:szCs w:val="24"/>
                    <w:lang w:eastAsia="en-GB"/>
                  </w:rPr>
                  <w:t>4</w:t>
                </w:r>
              </w:p>
            </w:tc>
            <w:tc>
              <w:tcPr>
                <w:tcW w:w="1903" w:type="dxa"/>
              </w:tcPr>
              <w:p w14:paraId="07467966" w14:textId="6315F3EB" w:rsidR="0010112A" w:rsidRPr="00357150" w:rsidRDefault="0010112A" w:rsidP="006340AC">
                <w:pPr>
                  <w:rPr>
                    <w:sz w:val="24"/>
                    <w:szCs w:val="24"/>
                    <w:lang w:eastAsia="en-GB"/>
                  </w:rPr>
                </w:pPr>
                <w:r>
                  <w:rPr>
                    <w:sz w:val="24"/>
                    <w:szCs w:val="24"/>
                    <w:lang w:eastAsia="en-GB"/>
                  </w:rPr>
                  <w:t>Speeding up</w:t>
                </w:r>
                <w:r w:rsidR="00C52ECD">
                  <w:rPr>
                    <w:sz w:val="24"/>
                    <w:szCs w:val="24"/>
                    <w:lang w:eastAsia="en-GB"/>
                  </w:rPr>
                  <w:t xml:space="preserve"> and </w:t>
                </w:r>
                <w:r w:rsidR="0096331C">
                  <w:rPr>
                    <w:sz w:val="24"/>
                    <w:szCs w:val="24"/>
                    <w:lang w:eastAsia="en-GB"/>
                  </w:rPr>
                  <w:t>down</w:t>
                </w:r>
                <w:r>
                  <w:rPr>
                    <w:sz w:val="24"/>
                    <w:szCs w:val="24"/>
                    <w:lang w:eastAsia="en-GB"/>
                  </w:rPr>
                  <w:t xml:space="preserve"> the simulation</w:t>
                </w:r>
              </w:p>
            </w:tc>
            <w:tc>
              <w:tcPr>
                <w:tcW w:w="2127" w:type="dxa"/>
              </w:tcPr>
              <w:p w14:paraId="35ABF1AE" w14:textId="77777777" w:rsidR="0010112A" w:rsidRPr="00357150" w:rsidRDefault="0010112A" w:rsidP="006340AC">
                <w:pPr>
                  <w:rPr>
                    <w:sz w:val="24"/>
                    <w:szCs w:val="24"/>
                    <w:lang w:eastAsia="en-GB"/>
                  </w:rPr>
                </w:pPr>
              </w:p>
            </w:tc>
            <w:tc>
              <w:tcPr>
                <w:tcW w:w="2180" w:type="dxa"/>
              </w:tcPr>
              <w:p w14:paraId="20637FD2" w14:textId="70DE25CC" w:rsidR="0010112A" w:rsidRPr="00357150" w:rsidRDefault="00825A44" w:rsidP="006340AC">
                <w:pPr>
                  <w:rPr>
                    <w:sz w:val="24"/>
                    <w:szCs w:val="24"/>
                    <w:lang w:eastAsia="en-GB"/>
                  </w:rPr>
                </w:pPr>
                <w:r>
                  <w:rPr>
                    <w:sz w:val="24"/>
                    <w:szCs w:val="24"/>
                    <w:lang w:eastAsia="en-GB"/>
                  </w:rPr>
                  <w:t>The simulation should speed up</w:t>
                </w:r>
                <w:r w:rsidR="00C52ECD">
                  <w:rPr>
                    <w:sz w:val="24"/>
                    <w:szCs w:val="24"/>
                    <w:lang w:eastAsia="en-GB"/>
                  </w:rPr>
                  <w:t xml:space="preserve"> and down</w:t>
                </w:r>
              </w:p>
            </w:tc>
            <w:tc>
              <w:tcPr>
                <w:tcW w:w="1312" w:type="dxa"/>
              </w:tcPr>
              <w:p w14:paraId="0278F7BF" w14:textId="77777777" w:rsidR="0010112A" w:rsidRPr="00357150" w:rsidRDefault="0010112A" w:rsidP="006340AC">
                <w:pPr>
                  <w:rPr>
                    <w:sz w:val="24"/>
                    <w:szCs w:val="24"/>
                    <w:lang w:eastAsia="en-GB"/>
                  </w:rPr>
                </w:pPr>
              </w:p>
            </w:tc>
          </w:tr>
          <w:tr w:rsidR="0010112A" w:rsidRPr="00357150" w14:paraId="145380F1" w14:textId="75C5131B" w:rsidTr="0089312F">
            <w:tc>
              <w:tcPr>
                <w:tcW w:w="1494" w:type="dxa"/>
              </w:tcPr>
              <w:p w14:paraId="72B34F68" w14:textId="3F2A5B79" w:rsidR="0010112A" w:rsidRDefault="0010112A" w:rsidP="006340AC">
                <w:pPr>
                  <w:rPr>
                    <w:sz w:val="24"/>
                    <w:szCs w:val="24"/>
                    <w:lang w:eastAsia="en-GB"/>
                  </w:rPr>
                </w:pPr>
                <w:r>
                  <w:rPr>
                    <w:sz w:val="24"/>
                    <w:szCs w:val="24"/>
                    <w:lang w:eastAsia="en-GB"/>
                  </w:rPr>
                  <w:t>5</w:t>
                </w:r>
              </w:p>
            </w:tc>
            <w:tc>
              <w:tcPr>
                <w:tcW w:w="1903" w:type="dxa"/>
              </w:tcPr>
              <w:p w14:paraId="63FA36B3" w14:textId="29E24201" w:rsidR="0010112A" w:rsidRPr="00357150" w:rsidRDefault="00C52ECD" w:rsidP="006340AC">
                <w:pPr>
                  <w:rPr>
                    <w:sz w:val="24"/>
                    <w:szCs w:val="24"/>
                    <w:lang w:eastAsia="en-GB"/>
                  </w:rPr>
                </w:pPr>
                <w:r>
                  <w:rPr>
                    <w:sz w:val="24"/>
                    <w:szCs w:val="24"/>
                    <w:lang w:eastAsia="en-GB"/>
                  </w:rPr>
                  <w:t xml:space="preserve">Zooming in and </w:t>
                </w:r>
                <w:r w:rsidR="0010112A">
                  <w:rPr>
                    <w:sz w:val="24"/>
                    <w:szCs w:val="24"/>
                    <w:lang w:eastAsia="en-GB"/>
                  </w:rPr>
                  <w:t xml:space="preserve">out </w:t>
                </w:r>
              </w:p>
            </w:tc>
            <w:tc>
              <w:tcPr>
                <w:tcW w:w="2127" w:type="dxa"/>
              </w:tcPr>
              <w:p w14:paraId="11115CDA" w14:textId="77777777" w:rsidR="0010112A" w:rsidRPr="00357150" w:rsidRDefault="0010112A" w:rsidP="006340AC">
                <w:pPr>
                  <w:rPr>
                    <w:sz w:val="24"/>
                    <w:szCs w:val="24"/>
                    <w:lang w:eastAsia="en-GB"/>
                  </w:rPr>
                </w:pPr>
              </w:p>
            </w:tc>
            <w:tc>
              <w:tcPr>
                <w:tcW w:w="2180" w:type="dxa"/>
              </w:tcPr>
              <w:p w14:paraId="6223D948" w14:textId="59C947B3" w:rsidR="0010112A" w:rsidRPr="00357150" w:rsidRDefault="00825A44" w:rsidP="006340AC">
                <w:pPr>
                  <w:rPr>
                    <w:sz w:val="24"/>
                    <w:szCs w:val="24"/>
                    <w:lang w:eastAsia="en-GB"/>
                  </w:rPr>
                </w:pPr>
                <w:r>
                  <w:rPr>
                    <w:sz w:val="24"/>
                    <w:szCs w:val="24"/>
                    <w:lang w:eastAsia="en-GB"/>
                  </w:rPr>
                  <w:t xml:space="preserve">The </w:t>
                </w:r>
                <w:r w:rsidR="00FD42BC">
                  <w:rPr>
                    <w:sz w:val="24"/>
                    <w:szCs w:val="24"/>
                    <w:lang w:eastAsia="en-GB"/>
                  </w:rPr>
                  <w:t>simulation should zoom in and out from the centre of the screen</w:t>
                </w:r>
              </w:p>
            </w:tc>
            <w:tc>
              <w:tcPr>
                <w:tcW w:w="1312" w:type="dxa"/>
              </w:tcPr>
              <w:p w14:paraId="247ADFE9" w14:textId="77777777" w:rsidR="0010112A" w:rsidRPr="00357150" w:rsidRDefault="0010112A" w:rsidP="006340AC">
                <w:pPr>
                  <w:rPr>
                    <w:sz w:val="24"/>
                    <w:szCs w:val="24"/>
                    <w:lang w:eastAsia="en-GB"/>
                  </w:rPr>
                </w:pPr>
              </w:p>
            </w:tc>
          </w:tr>
          <w:tr w:rsidR="0010112A" w:rsidRPr="00357150" w14:paraId="43905E74" w14:textId="18ECA3D2" w:rsidTr="0089312F">
            <w:trPr>
              <w:trHeight w:val="285"/>
            </w:trPr>
            <w:tc>
              <w:tcPr>
                <w:tcW w:w="1494" w:type="dxa"/>
              </w:tcPr>
              <w:p w14:paraId="7227F13C" w14:textId="57040181" w:rsidR="0010112A" w:rsidRDefault="0010112A" w:rsidP="006340AC">
                <w:pPr>
                  <w:rPr>
                    <w:sz w:val="24"/>
                    <w:szCs w:val="24"/>
                    <w:lang w:eastAsia="en-GB"/>
                  </w:rPr>
                </w:pPr>
                <w:r>
                  <w:rPr>
                    <w:sz w:val="24"/>
                    <w:szCs w:val="24"/>
                    <w:lang w:eastAsia="en-GB"/>
                  </w:rPr>
                  <w:t>6</w:t>
                </w:r>
              </w:p>
            </w:tc>
            <w:tc>
              <w:tcPr>
                <w:tcW w:w="1903" w:type="dxa"/>
              </w:tcPr>
              <w:p w14:paraId="015E7965" w14:textId="17998D98" w:rsidR="0010112A" w:rsidRPr="00357150" w:rsidRDefault="00D96509" w:rsidP="006340AC">
                <w:pPr>
                  <w:rPr>
                    <w:sz w:val="24"/>
                    <w:szCs w:val="24"/>
                    <w:lang w:eastAsia="en-GB"/>
                  </w:rPr>
                </w:pPr>
                <w:r>
                  <w:rPr>
                    <w:sz w:val="24"/>
                    <w:szCs w:val="24"/>
                    <w:lang w:eastAsia="en-GB"/>
                  </w:rPr>
                  <w:t xml:space="preserve">Pausing and resuming </w:t>
                </w:r>
                <w:r w:rsidR="0010112A">
                  <w:rPr>
                    <w:sz w:val="24"/>
                    <w:szCs w:val="24"/>
                    <w:lang w:eastAsia="en-GB"/>
                  </w:rPr>
                  <w:t>the simulation</w:t>
                </w:r>
              </w:p>
            </w:tc>
            <w:tc>
              <w:tcPr>
                <w:tcW w:w="2127" w:type="dxa"/>
              </w:tcPr>
              <w:p w14:paraId="2063CF11" w14:textId="77777777" w:rsidR="0010112A" w:rsidRPr="00357150" w:rsidRDefault="0010112A" w:rsidP="006340AC">
                <w:pPr>
                  <w:rPr>
                    <w:sz w:val="24"/>
                    <w:szCs w:val="24"/>
                    <w:lang w:eastAsia="en-GB"/>
                  </w:rPr>
                </w:pPr>
              </w:p>
            </w:tc>
            <w:tc>
              <w:tcPr>
                <w:tcW w:w="2180" w:type="dxa"/>
              </w:tcPr>
              <w:p w14:paraId="300B7B92" w14:textId="69BEE608" w:rsidR="0010112A" w:rsidRPr="00357150" w:rsidRDefault="00D96509" w:rsidP="006340AC">
                <w:pPr>
                  <w:rPr>
                    <w:sz w:val="24"/>
                    <w:szCs w:val="24"/>
                    <w:lang w:eastAsia="en-GB"/>
                  </w:rPr>
                </w:pPr>
                <w:r>
                  <w:rPr>
                    <w:sz w:val="24"/>
                    <w:szCs w:val="24"/>
                    <w:lang w:eastAsia="en-GB"/>
                  </w:rPr>
                  <w:t>The simulation should pause and then resume</w:t>
                </w:r>
              </w:p>
            </w:tc>
            <w:tc>
              <w:tcPr>
                <w:tcW w:w="1312" w:type="dxa"/>
              </w:tcPr>
              <w:p w14:paraId="49556F47" w14:textId="77777777" w:rsidR="0010112A" w:rsidRPr="00357150" w:rsidRDefault="0010112A" w:rsidP="006340AC">
                <w:pPr>
                  <w:rPr>
                    <w:sz w:val="24"/>
                    <w:szCs w:val="24"/>
                    <w:lang w:eastAsia="en-GB"/>
                  </w:rPr>
                </w:pPr>
              </w:p>
            </w:tc>
          </w:tr>
          <w:tr w:rsidR="0010112A" w:rsidRPr="00357150" w14:paraId="7A3FCAC7" w14:textId="6D9AD546" w:rsidTr="0089312F">
            <w:trPr>
              <w:trHeight w:val="636"/>
            </w:trPr>
            <w:tc>
              <w:tcPr>
                <w:tcW w:w="1494" w:type="dxa"/>
              </w:tcPr>
              <w:p w14:paraId="2D2C32F9" w14:textId="4FBA95D1" w:rsidR="0010112A" w:rsidRDefault="0010112A" w:rsidP="006340AC">
                <w:pPr>
                  <w:rPr>
                    <w:sz w:val="24"/>
                    <w:szCs w:val="24"/>
                    <w:lang w:eastAsia="en-GB"/>
                  </w:rPr>
                </w:pPr>
                <w:r>
                  <w:rPr>
                    <w:sz w:val="24"/>
                    <w:szCs w:val="24"/>
                    <w:lang w:eastAsia="en-GB"/>
                  </w:rPr>
                  <w:t>7</w:t>
                </w:r>
              </w:p>
            </w:tc>
            <w:tc>
              <w:tcPr>
                <w:tcW w:w="1903" w:type="dxa"/>
              </w:tcPr>
              <w:p w14:paraId="13AC4C0F" w14:textId="56C4EC49" w:rsidR="0010112A" w:rsidRPr="00357150" w:rsidRDefault="002B4D36" w:rsidP="006340AC">
                <w:pPr>
                  <w:rPr>
                    <w:sz w:val="24"/>
                    <w:szCs w:val="24"/>
                    <w:lang w:eastAsia="en-GB"/>
                  </w:rPr>
                </w:pPr>
                <w:r>
                  <w:rPr>
                    <w:sz w:val="24"/>
                    <w:szCs w:val="24"/>
                    <w:lang w:eastAsia="en-GB"/>
                  </w:rPr>
                  <w:t>Zooming in and out of the graph</w:t>
                </w:r>
              </w:p>
            </w:tc>
            <w:tc>
              <w:tcPr>
                <w:tcW w:w="2127" w:type="dxa"/>
              </w:tcPr>
              <w:p w14:paraId="53EE8782" w14:textId="77777777" w:rsidR="0010112A" w:rsidRPr="00357150" w:rsidRDefault="0010112A" w:rsidP="006340AC">
                <w:pPr>
                  <w:rPr>
                    <w:sz w:val="24"/>
                    <w:szCs w:val="24"/>
                    <w:lang w:eastAsia="en-GB"/>
                  </w:rPr>
                </w:pPr>
              </w:p>
            </w:tc>
            <w:tc>
              <w:tcPr>
                <w:tcW w:w="2180" w:type="dxa"/>
              </w:tcPr>
              <w:p w14:paraId="00D15894" w14:textId="1451A98B" w:rsidR="0010112A" w:rsidRPr="00357150" w:rsidRDefault="002B4D36" w:rsidP="0070613C">
                <w:pPr>
                  <w:rPr>
                    <w:sz w:val="24"/>
                    <w:szCs w:val="24"/>
                    <w:lang w:eastAsia="en-GB"/>
                  </w:rPr>
                </w:pPr>
                <w:r>
                  <w:rPr>
                    <w:sz w:val="24"/>
                    <w:szCs w:val="24"/>
                    <w:lang w:eastAsia="en-GB"/>
                  </w:rPr>
                  <w:t xml:space="preserve">The simulation will zoom in and out from the </w:t>
                </w:r>
              </w:p>
            </w:tc>
            <w:tc>
              <w:tcPr>
                <w:tcW w:w="1312" w:type="dxa"/>
              </w:tcPr>
              <w:p w14:paraId="67F4E081" w14:textId="77777777" w:rsidR="0010112A" w:rsidRPr="00357150" w:rsidRDefault="0010112A" w:rsidP="006340AC">
                <w:pPr>
                  <w:rPr>
                    <w:sz w:val="24"/>
                    <w:szCs w:val="24"/>
                    <w:lang w:eastAsia="en-GB"/>
                  </w:rPr>
                </w:pPr>
              </w:p>
            </w:tc>
          </w:tr>
          <w:tr w:rsidR="0010112A" w:rsidRPr="00357150" w14:paraId="429BD3A2" w14:textId="38559B4B" w:rsidTr="0089312F">
            <w:tc>
              <w:tcPr>
                <w:tcW w:w="1494" w:type="dxa"/>
              </w:tcPr>
              <w:p w14:paraId="2C8823C8" w14:textId="4412589B" w:rsidR="0010112A" w:rsidRDefault="0010112A" w:rsidP="006340AC">
                <w:pPr>
                  <w:rPr>
                    <w:sz w:val="24"/>
                    <w:szCs w:val="24"/>
                    <w:lang w:eastAsia="en-GB"/>
                  </w:rPr>
                </w:pPr>
                <w:r>
                  <w:rPr>
                    <w:sz w:val="24"/>
                    <w:szCs w:val="24"/>
                    <w:lang w:eastAsia="en-GB"/>
                  </w:rPr>
                  <w:t>8</w:t>
                </w:r>
              </w:p>
            </w:tc>
            <w:tc>
              <w:tcPr>
                <w:tcW w:w="1903" w:type="dxa"/>
              </w:tcPr>
              <w:p w14:paraId="7DD177F5" w14:textId="5F811F88" w:rsidR="002B4D36" w:rsidRPr="00357150" w:rsidRDefault="002B4D36" w:rsidP="006340AC">
                <w:pPr>
                  <w:rPr>
                    <w:sz w:val="24"/>
                    <w:szCs w:val="24"/>
                    <w:lang w:eastAsia="en-GB"/>
                  </w:rPr>
                </w:pPr>
                <w:r>
                  <w:rPr>
                    <w:sz w:val="24"/>
                    <w:szCs w:val="24"/>
                    <w:lang w:eastAsia="en-GB"/>
                  </w:rPr>
                  <w:t>Calibrate the graph</w:t>
                </w:r>
              </w:p>
            </w:tc>
            <w:tc>
              <w:tcPr>
                <w:tcW w:w="2127" w:type="dxa"/>
              </w:tcPr>
              <w:p w14:paraId="67F3FD12" w14:textId="77777777" w:rsidR="0010112A" w:rsidRPr="00357150" w:rsidRDefault="0010112A" w:rsidP="006340AC">
                <w:pPr>
                  <w:rPr>
                    <w:sz w:val="24"/>
                    <w:szCs w:val="24"/>
                    <w:lang w:eastAsia="en-GB"/>
                  </w:rPr>
                </w:pPr>
              </w:p>
            </w:tc>
            <w:tc>
              <w:tcPr>
                <w:tcW w:w="2180" w:type="dxa"/>
              </w:tcPr>
              <w:p w14:paraId="16407A2D" w14:textId="798821E6" w:rsidR="0010112A" w:rsidRPr="00357150" w:rsidRDefault="002B4D36" w:rsidP="006340AC">
                <w:pPr>
                  <w:rPr>
                    <w:sz w:val="24"/>
                    <w:szCs w:val="24"/>
                    <w:lang w:eastAsia="en-GB"/>
                  </w:rPr>
                </w:pPr>
                <w:r>
                  <w:rPr>
                    <w:sz w:val="24"/>
                    <w:szCs w:val="24"/>
                    <w:lang w:eastAsia="en-GB"/>
                  </w:rPr>
                  <w:t>The graph will adjust the zoom and user position back to a reasonable amount</w:t>
                </w:r>
              </w:p>
            </w:tc>
            <w:tc>
              <w:tcPr>
                <w:tcW w:w="1312" w:type="dxa"/>
              </w:tcPr>
              <w:p w14:paraId="47334B56" w14:textId="77777777" w:rsidR="0010112A" w:rsidRPr="00357150" w:rsidRDefault="0010112A" w:rsidP="006340AC">
                <w:pPr>
                  <w:rPr>
                    <w:sz w:val="24"/>
                    <w:szCs w:val="24"/>
                    <w:lang w:eastAsia="en-GB"/>
                  </w:rPr>
                </w:pPr>
              </w:p>
            </w:tc>
          </w:tr>
          <w:tr w:rsidR="0070613C" w:rsidRPr="00357150" w14:paraId="524429EF" w14:textId="77777777" w:rsidTr="0089312F">
            <w:tc>
              <w:tcPr>
                <w:tcW w:w="1494" w:type="dxa"/>
              </w:tcPr>
              <w:p w14:paraId="19217740" w14:textId="60B44E1C" w:rsidR="0070613C" w:rsidRDefault="00A64817" w:rsidP="006340AC">
                <w:pPr>
                  <w:rPr>
                    <w:sz w:val="24"/>
                    <w:szCs w:val="24"/>
                    <w:lang w:eastAsia="en-GB"/>
                  </w:rPr>
                </w:pPr>
                <w:r>
                  <w:rPr>
                    <w:sz w:val="24"/>
                    <w:szCs w:val="24"/>
                    <w:lang w:eastAsia="en-GB"/>
                  </w:rPr>
                  <w:t>9</w:t>
                </w:r>
              </w:p>
            </w:tc>
            <w:tc>
              <w:tcPr>
                <w:tcW w:w="1903" w:type="dxa"/>
              </w:tcPr>
              <w:p w14:paraId="33E89204" w14:textId="68B66AD8" w:rsidR="0070613C" w:rsidRDefault="00A64817" w:rsidP="006340AC">
                <w:pPr>
                  <w:rPr>
                    <w:sz w:val="24"/>
                    <w:szCs w:val="24"/>
                    <w:lang w:eastAsia="en-GB"/>
                  </w:rPr>
                </w:pPr>
                <w:r>
                  <w:rPr>
                    <w:sz w:val="24"/>
                    <w:szCs w:val="24"/>
                    <w:lang w:eastAsia="en-GB"/>
                  </w:rPr>
                  <w:t>Moving the simulation up and down</w:t>
                </w:r>
              </w:p>
            </w:tc>
            <w:tc>
              <w:tcPr>
                <w:tcW w:w="2127" w:type="dxa"/>
              </w:tcPr>
              <w:p w14:paraId="7C366D08" w14:textId="77777777" w:rsidR="0070613C" w:rsidRPr="00357150" w:rsidRDefault="0070613C" w:rsidP="006340AC">
                <w:pPr>
                  <w:rPr>
                    <w:sz w:val="24"/>
                    <w:szCs w:val="24"/>
                    <w:lang w:eastAsia="en-GB"/>
                  </w:rPr>
                </w:pPr>
              </w:p>
            </w:tc>
            <w:tc>
              <w:tcPr>
                <w:tcW w:w="2180" w:type="dxa"/>
              </w:tcPr>
              <w:p w14:paraId="4F01B3FB" w14:textId="77777777" w:rsidR="0070613C" w:rsidRPr="00357150" w:rsidRDefault="0070613C" w:rsidP="006340AC">
                <w:pPr>
                  <w:rPr>
                    <w:sz w:val="24"/>
                    <w:szCs w:val="24"/>
                    <w:lang w:eastAsia="en-GB"/>
                  </w:rPr>
                </w:pPr>
              </w:p>
            </w:tc>
            <w:tc>
              <w:tcPr>
                <w:tcW w:w="1312" w:type="dxa"/>
              </w:tcPr>
              <w:p w14:paraId="0F628991" w14:textId="77777777" w:rsidR="0070613C" w:rsidRPr="00357150" w:rsidRDefault="0070613C" w:rsidP="006340AC">
                <w:pPr>
                  <w:rPr>
                    <w:sz w:val="24"/>
                    <w:szCs w:val="24"/>
                    <w:lang w:eastAsia="en-GB"/>
                  </w:rPr>
                </w:pPr>
              </w:p>
            </w:tc>
          </w:tr>
        </w:tbl>
        <w:p w14:paraId="56AA87B9" w14:textId="77777777" w:rsidR="0039626E" w:rsidRDefault="0039626E" w:rsidP="006340AC">
          <w:pPr>
            <w:rPr>
              <w:lang w:eastAsia="en-GB"/>
            </w:rPr>
          </w:pPr>
        </w:p>
        <w:p w14:paraId="6725B1D4" w14:textId="77777777" w:rsidR="0039626E" w:rsidRPr="006340AC" w:rsidRDefault="0039626E" w:rsidP="006340AC">
          <w:pPr>
            <w:rPr>
              <w:lang w:eastAsia="en-GB"/>
            </w:rPr>
          </w:pPr>
        </w:p>
        <w:p w14:paraId="71C6A699" w14:textId="42452009" w:rsidR="00FA39BD" w:rsidRDefault="00FA39BD" w:rsidP="00FA39BD">
          <w:pPr>
            <w:pStyle w:val="Heading2"/>
          </w:pPr>
          <w:bookmarkStart w:id="46" w:name="_Toc413235353"/>
          <w:r w:rsidRPr="007A6E71">
            <w:lastRenderedPageBreak/>
            <w:t>Test Plan – Erroneous Data</w:t>
          </w:r>
          <w:bookmarkEnd w:id="46"/>
        </w:p>
        <w:p w14:paraId="778925D9" w14:textId="77777777" w:rsidR="00A43C19" w:rsidRPr="00A43C19" w:rsidRDefault="00A43C19" w:rsidP="00A43C19">
          <w:pPr>
            <w:rPr>
              <w:lang w:eastAsia="en-GB"/>
            </w:rPr>
          </w:pPr>
        </w:p>
        <w:tbl>
          <w:tblPr>
            <w:tblStyle w:val="TableGrid"/>
            <w:tblW w:w="0" w:type="auto"/>
            <w:tblLook w:val="04A0" w:firstRow="1" w:lastRow="0" w:firstColumn="1" w:lastColumn="0" w:noHBand="0" w:noVBand="1"/>
          </w:tblPr>
          <w:tblGrid>
            <w:gridCol w:w="1105"/>
            <w:gridCol w:w="2353"/>
            <w:gridCol w:w="2073"/>
            <w:gridCol w:w="1544"/>
            <w:gridCol w:w="1941"/>
          </w:tblGrid>
          <w:tr w:rsidR="00272472" w:rsidRPr="00357150" w14:paraId="31B0038B" w14:textId="67A495EA" w:rsidTr="0089312F">
            <w:tc>
              <w:tcPr>
                <w:tcW w:w="1087" w:type="dxa"/>
              </w:tcPr>
              <w:p w14:paraId="2F4D15A6" w14:textId="77777777" w:rsidR="00272472" w:rsidRPr="00357150" w:rsidRDefault="00272472" w:rsidP="00A43C19">
                <w:pPr>
                  <w:rPr>
                    <w:b/>
                    <w:sz w:val="24"/>
                    <w:szCs w:val="24"/>
                    <w:lang w:eastAsia="en-GB"/>
                  </w:rPr>
                </w:pPr>
                <w:r w:rsidRPr="00357150">
                  <w:rPr>
                    <w:b/>
                    <w:sz w:val="24"/>
                    <w:szCs w:val="24"/>
                    <w:lang w:eastAsia="en-GB"/>
                  </w:rPr>
                  <w:t>Test Number</w:t>
                </w:r>
              </w:p>
            </w:tc>
            <w:tc>
              <w:tcPr>
                <w:tcW w:w="2360" w:type="dxa"/>
              </w:tcPr>
              <w:p w14:paraId="3B44409F" w14:textId="77777777" w:rsidR="00272472" w:rsidRPr="00357150" w:rsidRDefault="00272472" w:rsidP="00A43C19">
                <w:pPr>
                  <w:rPr>
                    <w:b/>
                    <w:sz w:val="24"/>
                    <w:szCs w:val="24"/>
                    <w:lang w:eastAsia="en-GB"/>
                  </w:rPr>
                </w:pPr>
                <w:r w:rsidRPr="00357150">
                  <w:rPr>
                    <w:b/>
                    <w:sz w:val="24"/>
                    <w:szCs w:val="24"/>
                    <w:lang w:eastAsia="en-GB"/>
                  </w:rPr>
                  <w:t>Test</w:t>
                </w:r>
              </w:p>
            </w:tc>
            <w:tc>
              <w:tcPr>
                <w:tcW w:w="2077" w:type="dxa"/>
              </w:tcPr>
              <w:p w14:paraId="446FD9E5" w14:textId="089F6967" w:rsidR="00272472" w:rsidRPr="00357150" w:rsidRDefault="00272472" w:rsidP="00A43C19">
                <w:pPr>
                  <w:rPr>
                    <w:b/>
                    <w:sz w:val="24"/>
                    <w:szCs w:val="24"/>
                    <w:lang w:eastAsia="en-GB"/>
                  </w:rPr>
                </w:pPr>
                <w:r w:rsidRPr="00357150">
                  <w:rPr>
                    <w:b/>
                    <w:sz w:val="24"/>
                    <w:szCs w:val="24"/>
                    <w:lang w:eastAsia="en-GB"/>
                  </w:rPr>
                  <w:t>Test Data</w:t>
                </w:r>
              </w:p>
            </w:tc>
            <w:tc>
              <w:tcPr>
                <w:tcW w:w="1545" w:type="dxa"/>
              </w:tcPr>
              <w:p w14:paraId="120700A2" w14:textId="3F7F1041" w:rsidR="00272472" w:rsidRPr="00357150" w:rsidRDefault="00272472" w:rsidP="00A43C19">
                <w:pPr>
                  <w:rPr>
                    <w:b/>
                    <w:sz w:val="24"/>
                    <w:szCs w:val="24"/>
                    <w:lang w:eastAsia="en-GB"/>
                  </w:rPr>
                </w:pPr>
                <w:r w:rsidRPr="00357150">
                  <w:rPr>
                    <w:b/>
                    <w:sz w:val="24"/>
                    <w:szCs w:val="24"/>
                    <w:lang w:eastAsia="en-GB"/>
                  </w:rPr>
                  <w:t>Expected Result</w:t>
                </w:r>
              </w:p>
            </w:tc>
            <w:tc>
              <w:tcPr>
                <w:tcW w:w="1947" w:type="dxa"/>
              </w:tcPr>
              <w:p w14:paraId="3018185C" w14:textId="6D85EE46" w:rsidR="00272472" w:rsidRPr="00272472" w:rsidRDefault="00272472" w:rsidP="00A43C19">
                <w:pPr>
                  <w:rPr>
                    <w:b/>
                    <w:sz w:val="24"/>
                    <w:szCs w:val="24"/>
                    <w:lang w:eastAsia="en-GB"/>
                  </w:rPr>
                </w:pPr>
                <w:r>
                  <w:rPr>
                    <w:b/>
                    <w:sz w:val="24"/>
                    <w:szCs w:val="24"/>
                    <w:lang w:eastAsia="en-GB"/>
                  </w:rPr>
                  <w:t>Actual result</w:t>
                </w:r>
              </w:p>
            </w:tc>
          </w:tr>
          <w:tr w:rsidR="00272472" w:rsidRPr="00357150" w14:paraId="5B568A43" w14:textId="276B5FE9" w:rsidTr="0089312F">
            <w:trPr>
              <w:trHeight w:val="986"/>
            </w:trPr>
            <w:tc>
              <w:tcPr>
                <w:tcW w:w="1087" w:type="dxa"/>
              </w:tcPr>
              <w:p w14:paraId="4884CA48" w14:textId="77777777" w:rsidR="00272472" w:rsidRPr="00357150" w:rsidRDefault="00272472" w:rsidP="0026163B">
                <w:pPr>
                  <w:rPr>
                    <w:sz w:val="24"/>
                    <w:szCs w:val="24"/>
                    <w:lang w:eastAsia="en-GB"/>
                  </w:rPr>
                </w:pPr>
                <w:r>
                  <w:rPr>
                    <w:sz w:val="24"/>
                    <w:szCs w:val="24"/>
                    <w:lang w:eastAsia="en-GB"/>
                  </w:rPr>
                  <w:t>1</w:t>
                </w:r>
              </w:p>
            </w:tc>
            <w:tc>
              <w:tcPr>
                <w:tcW w:w="2360" w:type="dxa"/>
              </w:tcPr>
              <w:p w14:paraId="2950FD61" w14:textId="5ED823F8" w:rsidR="00272472" w:rsidRPr="00357150" w:rsidRDefault="00272472" w:rsidP="0026163B">
                <w:pPr>
                  <w:rPr>
                    <w:sz w:val="24"/>
                    <w:szCs w:val="24"/>
                    <w:lang w:eastAsia="en-GB"/>
                  </w:rPr>
                </w:pPr>
                <w:r>
                  <w:rPr>
                    <w:sz w:val="24"/>
                    <w:szCs w:val="24"/>
                    <w:lang w:eastAsia="en-GB"/>
                  </w:rPr>
                  <w:t>Using Firefox instead of Chrome</w:t>
                </w:r>
              </w:p>
            </w:tc>
            <w:tc>
              <w:tcPr>
                <w:tcW w:w="2077" w:type="dxa"/>
              </w:tcPr>
              <w:p w14:paraId="2315482F" w14:textId="4A64D096" w:rsidR="00272472" w:rsidRPr="00357150" w:rsidRDefault="00272472" w:rsidP="0026163B">
                <w:pPr>
                  <w:rPr>
                    <w:sz w:val="24"/>
                    <w:szCs w:val="24"/>
                    <w:lang w:eastAsia="en-GB"/>
                  </w:rPr>
                </w:pPr>
              </w:p>
            </w:tc>
            <w:tc>
              <w:tcPr>
                <w:tcW w:w="1545" w:type="dxa"/>
              </w:tcPr>
              <w:p w14:paraId="027EF3AB" w14:textId="2E8E8368" w:rsidR="00272472" w:rsidRPr="00357150" w:rsidRDefault="00272472" w:rsidP="0026163B">
                <w:pPr>
                  <w:rPr>
                    <w:sz w:val="24"/>
                    <w:szCs w:val="24"/>
                    <w:lang w:eastAsia="en-GB"/>
                  </w:rPr>
                </w:pPr>
                <w:r>
                  <w:rPr>
                    <w:sz w:val="24"/>
                    <w:szCs w:val="24"/>
                    <w:lang w:eastAsia="en-GB"/>
                  </w:rPr>
                  <w:t>The simulation should still work</w:t>
                </w:r>
              </w:p>
            </w:tc>
            <w:tc>
              <w:tcPr>
                <w:tcW w:w="1947" w:type="dxa"/>
              </w:tcPr>
              <w:p w14:paraId="5D4B22FE" w14:textId="77777777" w:rsidR="00272472" w:rsidRDefault="00272472" w:rsidP="0026163B">
                <w:pPr>
                  <w:rPr>
                    <w:sz w:val="24"/>
                    <w:szCs w:val="24"/>
                    <w:lang w:eastAsia="en-GB"/>
                  </w:rPr>
                </w:pPr>
              </w:p>
            </w:tc>
          </w:tr>
          <w:tr w:rsidR="00272472" w:rsidRPr="00357150" w14:paraId="407EA54B" w14:textId="268A50B4" w:rsidTr="0089312F">
            <w:trPr>
              <w:trHeight w:val="682"/>
            </w:trPr>
            <w:tc>
              <w:tcPr>
                <w:tcW w:w="1087" w:type="dxa"/>
              </w:tcPr>
              <w:p w14:paraId="22030D74" w14:textId="77777777" w:rsidR="00272472" w:rsidRPr="00357150" w:rsidRDefault="00272472" w:rsidP="0026163B">
                <w:pPr>
                  <w:rPr>
                    <w:sz w:val="24"/>
                    <w:szCs w:val="24"/>
                    <w:lang w:eastAsia="en-GB"/>
                  </w:rPr>
                </w:pPr>
                <w:r>
                  <w:rPr>
                    <w:sz w:val="24"/>
                    <w:szCs w:val="24"/>
                    <w:lang w:eastAsia="en-GB"/>
                  </w:rPr>
                  <w:t>2</w:t>
                </w:r>
              </w:p>
            </w:tc>
            <w:tc>
              <w:tcPr>
                <w:tcW w:w="2360" w:type="dxa"/>
              </w:tcPr>
              <w:p w14:paraId="6A27CED7" w14:textId="12EBFF36" w:rsidR="00272472" w:rsidRPr="00357150" w:rsidRDefault="00272472" w:rsidP="0026163B">
                <w:pPr>
                  <w:rPr>
                    <w:sz w:val="24"/>
                    <w:szCs w:val="24"/>
                    <w:lang w:eastAsia="en-GB"/>
                  </w:rPr>
                </w:pPr>
                <w:r>
                  <w:rPr>
                    <w:sz w:val="24"/>
                    <w:szCs w:val="24"/>
                    <w:lang w:eastAsia="en-GB"/>
                  </w:rPr>
                  <w:t>Using Internet Explorer instead of Chrome</w:t>
                </w:r>
              </w:p>
            </w:tc>
            <w:tc>
              <w:tcPr>
                <w:tcW w:w="2077" w:type="dxa"/>
              </w:tcPr>
              <w:p w14:paraId="1436F4AF" w14:textId="18A2EC93" w:rsidR="00272472" w:rsidRPr="00357150" w:rsidRDefault="00272472" w:rsidP="0026163B">
                <w:pPr>
                  <w:rPr>
                    <w:sz w:val="24"/>
                    <w:szCs w:val="24"/>
                    <w:lang w:eastAsia="en-GB"/>
                  </w:rPr>
                </w:pPr>
              </w:p>
            </w:tc>
            <w:tc>
              <w:tcPr>
                <w:tcW w:w="1545" w:type="dxa"/>
              </w:tcPr>
              <w:p w14:paraId="1B55AA9A" w14:textId="2C53F58A" w:rsidR="00272472" w:rsidRPr="00357150" w:rsidRDefault="00272472" w:rsidP="0026163B">
                <w:pPr>
                  <w:rPr>
                    <w:sz w:val="24"/>
                    <w:szCs w:val="24"/>
                    <w:lang w:eastAsia="en-GB"/>
                  </w:rPr>
                </w:pPr>
                <w:r>
                  <w:rPr>
                    <w:sz w:val="24"/>
                    <w:szCs w:val="24"/>
                    <w:lang w:eastAsia="en-GB"/>
                  </w:rPr>
                  <w:t>The simulation should still work but the html won’t be formatted properly</w:t>
                </w:r>
              </w:p>
            </w:tc>
            <w:tc>
              <w:tcPr>
                <w:tcW w:w="1947" w:type="dxa"/>
              </w:tcPr>
              <w:p w14:paraId="2346C87B" w14:textId="77777777" w:rsidR="00272472" w:rsidRDefault="00272472" w:rsidP="0026163B">
                <w:pPr>
                  <w:rPr>
                    <w:sz w:val="24"/>
                    <w:szCs w:val="24"/>
                    <w:lang w:eastAsia="en-GB"/>
                  </w:rPr>
                </w:pPr>
              </w:p>
            </w:tc>
          </w:tr>
          <w:tr w:rsidR="0089312F" w:rsidRPr="00357150" w14:paraId="00C8225C" w14:textId="77777777" w:rsidTr="0089312F">
            <w:trPr>
              <w:trHeight w:val="682"/>
            </w:trPr>
            <w:tc>
              <w:tcPr>
                <w:tcW w:w="1087" w:type="dxa"/>
              </w:tcPr>
              <w:p w14:paraId="372EE592" w14:textId="18DACB36" w:rsidR="0089312F" w:rsidRDefault="0089312F" w:rsidP="0026163B">
                <w:pPr>
                  <w:rPr>
                    <w:sz w:val="24"/>
                    <w:szCs w:val="24"/>
                    <w:lang w:eastAsia="en-GB"/>
                  </w:rPr>
                </w:pPr>
                <w:r>
                  <w:rPr>
                    <w:sz w:val="24"/>
                    <w:szCs w:val="24"/>
                    <w:lang w:eastAsia="en-GB"/>
                  </w:rPr>
                  <w:t>3</w:t>
                </w:r>
              </w:p>
            </w:tc>
            <w:tc>
              <w:tcPr>
                <w:tcW w:w="2360" w:type="dxa"/>
              </w:tcPr>
              <w:p w14:paraId="1D29D999" w14:textId="22092C2F" w:rsidR="0089312F" w:rsidRDefault="0089312F" w:rsidP="0026163B">
                <w:pPr>
                  <w:rPr>
                    <w:sz w:val="24"/>
                    <w:szCs w:val="24"/>
                    <w:lang w:eastAsia="en-GB"/>
                  </w:rPr>
                </w:pPr>
                <w:r>
                  <w:rPr>
                    <w:sz w:val="24"/>
                    <w:szCs w:val="24"/>
                    <w:lang w:eastAsia="en-GB"/>
                  </w:rPr>
                  <w:t xml:space="preserve">Using the system on a </w:t>
                </w:r>
                <w:r w:rsidR="00F75AD5">
                  <w:rPr>
                    <w:sz w:val="24"/>
                    <w:szCs w:val="24"/>
                    <w:lang w:eastAsia="en-GB"/>
                  </w:rPr>
                  <w:t>mobile (</w:t>
                </w:r>
                <w:r>
                  <w:rPr>
                    <w:sz w:val="24"/>
                    <w:szCs w:val="24"/>
                    <w:lang w:eastAsia="en-GB"/>
                  </w:rPr>
                  <w:t>Nexus 5</w:t>
                </w:r>
                <w:r w:rsidR="00F75AD5">
                  <w:rPr>
                    <w:sz w:val="24"/>
                    <w:szCs w:val="24"/>
                    <w:lang w:eastAsia="en-GB"/>
                  </w:rPr>
                  <w:t>)</w:t>
                </w:r>
              </w:p>
            </w:tc>
            <w:tc>
              <w:tcPr>
                <w:tcW w:w="2077" w:type="dxa"/>
              </w:tcPr>
              <w:p w14:paraId="698D87F7" w14:textId="33315963" w:rsidR="0089312F" w:rsidRPr="00357150" w:rsidRDefault="0089312F" w:rsidP="0026163B">
                <w:pPr>
                  <w:rPr>
                    <w:sz w:val="24"/>
                    <w:szCs w:val="24"/>
                    <w:lang w:eastAsia="en-GB"/>
                  </w:rPr>
                </w:pPr>
                <w:r>
                  <w:rPr>
                    <w:sz w:val="24"/>
                    <w:szCs w:val="24"/>
                    <w:lang w:eastAsia="en-GB"/>
                  </w:rPr>
                  <w:t>The Google Chrome web browser includes multiple mobil</w:t>
                </w:r>
                <w:r w:rsidR="00F75AD5">
                  <w:rPr>
                    <w:sz w:val="24"/>
                    <w:szCs w:val="24"/>
                    <w:lang w:eastAsia="en-GB"/>
                  </w:rPr>
                  <w:t>e emulators, including Nexus 5.</w:t>
                </w:r>
              </w:p>
            </w:tc>
            <w:tc>
              <w:tcPr>
                <w:tcW w:w="1545" w:type="dxa"/>
              </w:tcPr>
              <w:p w14:paraId="75A5F036" w14:textId="77777777" w:rsidR="0089312F" w:rsidRDefault="0089312F" w:rsidP="0026163B">
                <w:pPr>
                  <w:rPr>
                    <w:sz w:val="24"/>
                    <w:szCs w:val="24"/>
                    <w:lang w:eastAsia="en-GB"/>
                  </w:rPr>
                </w:pPr>
              </w:p>
            </w:tc>
            <w:tc>
              <w:tcPr>
                <w:tcW w:w="1947" w:type="dxa"/>
              </w:tcPr>
              <w:p w14:paraId="79FD2D84" w14:textId="77777777" w:rsidR="0089312F" w:rsidRDefault="0089312F" w:rsidP="0026163B">
                <w:pPr>
                  <w:rPr>
                    <w:sz w:val="24"/>
                    <w:szCs w:val="24"/>
                    <w:lang w:eastAsia="en-GB"/>
                  </w:rPr>
                </w:pPr>
              </w:p>
            </w:tc>
          </w:tr>
        </w:tbl>
        <w:p w14:paraId="461578CD" w14:textId="77777777" w:rsidR="00A43C19" w:rsidRDefault="00A43C19" w:rsidP="00A43C19">
          <w:pPr>
            <w:rPr>
              <w:lang w:eastAsia="en-GB"/>
            </w:rPr>
          </w:pPr>
        </w:p>
        <w:p w14:paraId="5BE65B65" w14:textId="77777777" w:rsidR="00A43C19" w:rsidRPr="00A43C19" w:rsidRDefault="00A43C19" w:rsidP="00A43C19">
          <w:pPr>
            <w:rPr>
              <w:lang w:eastAsia="en-GB"/>
            </w:rPr>
          </w:pPr>
        </w:p>
        <w:p w14:paraId="5530840C" w14:textId="2974065D" w:rsidR="003F3BE4" w:rsidRDefault="00FA39BD" w:rsidP="003F3BE4">
          <w:pPr>
            <w:pStyle w:val="Heading2"/>
          </w:pPr>
          <w:bookmarkStart w:id="47" w:name="_Toc413235354"/>
          <w:r w:rsidRPr="007A6E71">
            <w:t>Test Plan – Boundary Data</w:t>
          </w:r>
          <w:bookmarkEnd w:id="47"/>
        </w:p>
        <w:p w14:paraId="2BA03320" w14:textId="77777777" w:rsidR="00A43C19" w:rsidRDefault="00A43C19" w:rsidP="00A43C19">
          <w:pPr>
            <w:rPr>
              <w:lang w:eastAsia="en-GB"/>
            </w:rPr>
          </w:pPr>
        </w:p>
        <w:tbl>
          <w:tblPr>
            <w:tblStyle w:val="TableGrid"/>
            <w:tblW w:w="0" w:type="auto"/>
            <w:tblLook w:val="04A0" w:firstRow="1" w:lastRow="0" w:firstColumn="1" w:lastColumn="0" w:noHBand="0" w:noVBand="1"/>
          </w:tblPr>
          <w:tblGrid>
            <w:gridCol w:w="1106"/>
            <w:gridCol w:w="1853"/>
            <w:gridCol w:w="1485"/>
            <w:gridCol w:w="3270"/>
            <w:gridCol w:w="1302"/>
          </w:tblGrid>
          <w:tr w:rsidR="00A43C19" w:rsidRPr="00357150" w14:paraId="281626A2" w14:textId="3F586F10" w:rsidTr="0032179C">
            <w:tc>
              <w:tcPr>
                <w:tcW w:w="1034" w:type="dxa"/>
              </w:tcPr>
              <w:p w14:paraId="201EBDCE" w14:textId="77777777" w:rsidR="00A43C19" w:rsidRPr="00357150" w:rsidRDefault="00A43C19" w:rsidP="00A43C19">
                <w:pPr>
                  <w:rPr>
                    <w:b/>
                    <w:sz w:val="24"/>
                    <w:szCs w:val="24"/>
                    <w:lang w:eastAsia="en-GB"/>
                  </w:rPr>
                </w:pPr>
                <w:r w:rsidRPr="00357150">
                  <w:rPr>
                    <w:b/>
                    <w:sz w:val="24"/>
                    <w:szCs w:val="24"/>
                    <w:lang w:eastAsia="en-GB"/>
                  </w:rPr>
                  <w:t>Test Number</w:t>
                </w:r>
              </w:p>
            </w:tc>
            <w:tc>
              <w:tcPr>
                <w:tcW w:w="1867" w:type="dxa"/>
              </w:tcPr>
              <w:p w14:paraId="5664480C" w14:textId="77777777" w:rsidR="00A43C19" w:rsidRPr="00357150" w:rsidRDefault="00A43C19" w:rsidP="00A43C19">
                <w:pPr>
                  <w:rPr>
                    <w:b/>
                    <w:sz w:val="24"/>
                    <w:szCs w:val="24"/>
                    <w:lang w:eastAsia="en-GB"/>
                  </w:rPr>
                </w:pPr>
                <w:r w:rsidRPr="00357150">
                  <w:rPr>
                    <w:b/>
                    <w:sz w:val="24"/>
                    <w:szCs w:val="24"/>
                    <w:lang w:eastAsia="en-GB"/>
                  </w:rPr>
                  <w:t>Test</w:t>
                </w:r>
              </w:p>
            </w:tc>
            <w:tc>
              <w:tcPr>
                <w:tcW w:w="1489" w:type="dxa"/>
              </w:tcPr>
              <w:p w14:paraId="602CE7BF" w14:textId="16BECCD3" w:rsidR="00A43C19" w:rsidRPr="00357150" w:rsidRDefault="00A43C19" w:rsidP="00A43C19">
                <w:pPr>
                  <w:rPr>
                    <w:b/>
                    <w:sz w:val="24"/>
                    <w:szCs w:val="24"/>
                    <w:lang w:eastAsia="en-GB"/>
                  </w:rPr>
                </w:pPr>
                <w:r>
                  <w:rPr>
                    <w:b/>
                    <w:sz w:val="24"/>
                    <w:szCs w:val="24"/>
                    <w:lang w:eastAsia="en-GB"/>
                  </w:rPr>
                  <w:t>Test Data</w:t>
                </w:r>
              </w:p>
            </w:tc>
            <w:tc>
              <w:tcPr>
                <w:tcW w:w="3314" w:type="dxa"/>
              </w:tcPr>
              <w:p w14:paraId="35C3801A" w14:textId="7B6B6908" w:rsidR="00A43C19" w:rsidRPr="00357150" w:rsidRDefault="00A43C19" w:rsidP="00A43C19">
                <w:pPr>
                  <w:rPr>
                    <w:b/>
                    <w:sz w:val="24"/>
                    <w:szCs w:val="24"/>
                    <w:lang w:eastAsia="en-GB"/>
                  </w:rPr>
                </w:pPr>
                <w:r>
                  <w:rPr>
                    <w:b/>
                    <w:sz w:val="24"/>
                    <w:szCs w:val="24"/>
                    <w:lang w:eastAsia="en-GB"/>
                  </w:rPr>
                  <w:t>Expected Result</w:t>
                </w:r>
              </w:p>
            </w:tc>
            <w:tc>
              <w:tcPr>
                <w:tcW w:w="1312" w:type="dxa"/>
              </w:tcPr>
              <w:p w14:paraId="3EA9865D" w14:textId="7B7AC337" w:rsidR="00A43C19" w:rsidRDefault="00A61140" w:rsidP="00A43C19">
                <w:pPr>
                  <w:rPr>
                    <w:b/>
                    <w:sz w:val="24"/>
                    <w:szCs w:val="24"/>
                    <w:lang w:eastAsia="en-GB"/>
                  </w:rPr>
                </w:pPr>
                <w:r>
                  <w:rPr>
                    <w:b/>
                    <w:sz w:val="24"/>
                    <w:szCs w:val="24"/>
                    <w:lang w:eastAsia="en-GB"/>
                  </w:rPr>
                  <w:t>Actual result</w:t>
                </w:r>
              </w:p>
            </w:tc>
          </w:tr>
          <w:tr w:rsidR="00A43C19" w:rsidRPr="00357150" w14:paraId="51A02B5E" w14:textId="0894778E" w:rsidTr="0032179C">
            <w:trPr>
              <w:trHeight w:val="925"/>
            </w:trPr>
            <w:tc>
              <w:tcPr>
                <w:tcW w:w="1034" w:type="dxa"/>
              </w:tcPr>
              <w:p w14:paraId="74D4EFBD" w14:textId="77777777" w:rsidR="00A43C19" w:rsidRPr="00357150" w:rsidRDefault="00A43C19" w:rsidP="00A43C19">
                <w:pPr>
                  <w:rPr>
                    <w:sz w:val="24"/>
                    <w:szCs w:val="24"/>
                    <w:lang w:eastAsia="en-GB"/>
                  </w:rPr>
                </w:pPr>
                <w:r>
                  <w:rPr>
                    <w:sz w:val="24"/>
                    <w:szCs w:val="24"/>
                    <w:lang w:eastAsia="en-GB"/>
                  </w:rPr>
                  <w:t>1</w:t>
                </w:r>
              </w:p>
            </w:tc>
            <w:tc>
              <w:tcPr>
                <w:tcW w:w="1867" w:type="dxa"/>
              </w:tcPr>
              <w:p w14:paraId="27FE0C2A" w14:textId="4896D6E1" w:rsidR="00A43C19" w:rsidRPr="00357150" w:rsidRDefault="00A43C19" w:rsidP="00A43C19">
                <w:pPr>
                  <w:rPr>
                    <w:sz w:val="24"/>
                    <w:szCs w:val="24"/>
                    <w:lang w:eastAsia="en-GB"/>
                  </w:rPr>
                </w:pPr>
                <w:r>
                  <w:rPr>
                    <w:sz w:val="24"/>
                    <w:szCs w:val="24"/>
                    <w:lang w:eastAsia="en-GB"/>
                  </w:rPr>
                  <w:t>Adding a particle</w:t>
                </w:r>
                <w:r w:rsidR="00346FA7">
                  <w:rPr>
                    <w:sz w:val="24"/>
                    <w:szCs w:val="24"/>
                    <w:lang w:eastAsia="en-GB"/>
                  </w:rPr>
                  <w:t xml:space="preserve"> with max values</w:t>
                </w:r>
              </w:p>
            </w:tc>
            <w:tc>
              <w:tcPr>
                <w:tcW w:w="1489" w:type="dxa"/>
              </w:tcPr>
              <w:p w14:paraId="33C5DC07" w14:textId="77777777" w:rsidR="00A43C19" w:rsidRDefault="00A43C19" w:rsidP="00A43C19">
                <w:pPr>
                  <w:rPr>
                    <w:sz w:val="24"/>
                    <w:szCs w:val="24"/>
                    <w:lang w:eastAsia="en-GB"/>
                  </w:rPr>
                </w:pPr>
                <w:r>
                  <w:rPr>
                    <w:sz w:val="24"/>
                    <w:szCs w:val="24"/>
                    <w:lang w:eastAsia="en-GB"/>
                  </w:rPr>
                  <w:t>Velocity = 100 px/s</w:t>
                </w:r>
              </w:p>
              <w:p w14:paraId="53E834D5" w14:textId="77777777" w:rsidR="00346FA7" w:rsidRDefault="00346FA7" w:rsidP="00A43C19">
                <w:pPr>
                  <w:rPr>
                    <w:sz w:val="24"/>
                    <w:szCs w:val="24"/>
                    <w:lang w:eastAsia="en-GB"/>
                  </w:rPr>
                </w:pPr>
                <w:r>
                  <w:rPr>
                    <w:sz w:val="24"/>
                    <w:szCs w:val="24"/>
                    <w:lang w:eastAsia="en-GB"/>
                  </w:rPr>
                  <w:t>Mass = 1000 kg</w:t>
                </w:r>
              </w:p>
              <w:p w14:paraId="39E72B0D" w14:textId="77777777" w:rsidR="00346FA7" w:rsidRDefault="00346FA7" w:rsidP="00A43C19">
                <w:pPr>
                  <w:rPr>
                    <w:sz w:val="24"/>
                    <w:szCs w:val="24"/>
                    <w:lang w:eastAsia="en-GB"/>
                  </w:rPr>
                </w:pPr>
                <w:r>
                  <w:rPr>
                    <w:sz w:val="24"/>
                    <w:szCs w:val="24"/>
                    <w:lang w:eastAsia="en-GB"/>
                  </w:rPr>
                  <w:t>CoR = 1.0</w:t>
                </w:r>
              </w:p>
              <w:p w14:paraId="58256D51" w14:textId="2C7AABAA" w:rsidR="00346FA7" w:rsidRPr="00357150" w:rsidRDefault="00346FA7" w:rsidP="00A43C19">
                <w:pPr>
                  <w:rPr>
                    <w:sz w:val="24"/>
                    <w:szCs w:val="24"/>
                    <w:lang w:eastAsia="en-GB"/>
                  </w:rPr>
                </w:pPr>
                <w:r>
                  <w:rPr>
                    <w:sz w:val="24"/>
                    <w:szCs w:val="24"/>
                    <w:lang w:eastAsia="en-GB"/>
                  </w:rPr>
                  <w:t>Radius = 30</w:t>
                </w:r>
              </w:p>
            </w:tc>
            <w:tc>
              <w:tcPr>
                <w:tcW w:w="3314" w:type="dxa"/>
              </w:tcPr>
              <w:p w14:paraId="2EDF8FE6" w14:textId="27277130" w:rsidR="00A43C19" w:rsidRPr="00357150" w:rsidRDefault="0054366F" w:rsidP="0054366F">
                <w:pPr>
                  <w:rPr>
                    <w:sz w:val="24"/>
                    <w:szCs w:val="24"/>
                    <w:lang w:eastAsia="en-GB"/>
                  </w:rPr>
                </w:pPr>
                <w:r>
                  <w:rPr>
                    <w:sz w:val="24"/>
                    <w:szCs w:val="24"/>
                    <w:lang w:eastAsia="en-GB"/>
                  </w:rPr>
                  <w:t>The particle</w:t>
                </w:r>
                <w:r w:rsidR="00CD3F40">
                  <w:rPr>
                    <w:sz w:val="24"/>
                    <w:szCs w:val="24"/>
                    <w:lang w:eastAsia="en-GB"/>
                  </w:rPr>
                  <w:t xml:space="preserve"> should</w:t>
                </w:r>
                <w:r w:rsidR="0020619E">
                  <w:rPr>
                    <w:sz w:val="24"/>
                    <w:szCs w:val="24"/>
                    <w:lang w:eastAsia="en-GB"/>
                  </w:rPr>
                  <w:t xml:space="preserve"> be added (as above) and still obey the laws of conservation of energy and momentum</w:t>
                </w:r>
                <w:r w:rsidR="0032179C">
                  <w:rPr>
                    <w:sz w:val="24"/>
                    <w:szCs w:val="24"/>
                    <w:lang w:eastAsia="en-GB"/>
                  </w:rPr>
                  <w:t>.</w:t>
                </w:r>
              </w:p>
            </w:tc>
            <w:tc>
              <w:tcPr>
                <w:tcW w:w="1312" w:type="dxa"/>
              </w:tcPr>
              <w:p w14:paraId="42BB26ED" w14:textId="77777777" w:rsidR="00A43C19" w:rsidRPr="00357150" w:rsidRDefault="00A43C19" w:rsidP="00A43C19">
                <w:pPr>
                  <w:rPr>
                    <w:sz w:val="24"/>
                    <w:szCs w:val="24"/>
                    <w:lang w:eastAsia="en-GB"/>
                  </w:rPr>
                </w:pPr>
              </w:p>
            </w:tc>
          </w:tr>
          <w:tr w:rsidR="00A43C19" w:rsidRPr="00357150" w14:paraId="7929E9AD" w14:textId="4E8FF6B7" w:rsidTr="0032179C">
            <w:tc>
              <w:tcPr>
                <w:tcW w:w="1034" w:type="dxa"/>
              </w:tcPr>
              <w:p w14:paraId="4AAD0D23" w14:textId="662A137D" w:rsidR="00A43C19" w:rsidRDefault="00D57872" w:rsidP="00A43C19">
                <w:pPr>
                  <w:rPr>
                    <w:sz w:val="24"/>
                    <w:szCs w:val="24"/>
                    <w:lang w:eastAsia="en-GB"/>
                  </w:rPr>
                </w:pPr>
                <w:r>
                  <w:rPr>
                    <w:sz w:val="24"/>
                    <w:szCs w:val="24"/>
                    <w:lang w:eastAsia="en-GB"/>
                  </w:rPr>
                  <w:t>2</w:t>
                </w:r>
              </w:p>
            </w:tc>
            <w:tc>
              <w:tcPr>
                <w:tcW w:w="1867" w:type="dxa"/>
              </w:tcPr>
              <w:p w14:paraId="6BDDC231" w14:textId="62C9949C" w:rsidR="00A43C19" w:rsidRPr="00357150" w:rsidRDefault="00346FA7" w:rsidP="00A43C19">
                <w:pPr>
                  <w:rPr>
                    <w:sz w:val="24"/>
                    <w:szCs w:val="24"/>
                    <w:lang w:eastAsia="en-GB"/>
                  </w:rPr>
                </w:pPr>
                <w:r>
                  <w:rPr>
                    <w:sz w:val="24"/>
                    <w:szCs w:val="24"/>
                    <w:lang w:eastAsia="en-GB"/>
                  </w:rPr>
                  <w:t>Changing simulation speed to maximum value</w:t>
                </w:r>
              </w:p>
            </w:tc>
            <w:tc>
              <w:tcPr>
                <w:tcW w:w="1489" w:type="dxa"/>
              </w:tcPr>
              <w:p w14:paraId="356FC0C5" w14:textId="6A570195" w:rsidR="00A43C19" w:rsidRPr="00357150" w:rsidRDefault="00346FA7" w:rsidP="00A43C19">
                <w:pPr>
                  <w:rPr>
                    <w:sz w:val="24"/>
                    <w:szCs w:val="24"/>
                    <w:lang w:eastAsia="en-GB"/>
                  </w:rPr>
                </w:pPr>
                <w:r>
                  <w:rPr>
                    <w:sz w:val="24"/>
                    <w:szCs w:val="24"/>
                    <w:lang w:eastAsia="en-GB"/>
                  </w:rPr>
                  <w:t>Simulation speed = 1.0</w:t>
                </w:r>
              </w:p>
            </w:tc>
            <w:tc>
              <w:tcPr>
                <w:tcW w:w="3314" w:type="dxa"/>
              </w:tcPr>
              <w:p w14:paraId="1B431FDC" w14:textId="6F5A9057" w:rsidR="00A43C19" w:rsidRPr="00357150" w:rsidRDefault="00077FD9" w:rsidP="00A43C19">
                <w:pPr>
                  <w:rPr>
                    <w:sz w:val="24"/>
                    <w:szCs w:val="24"/>
                    <w:lang w:eastAsia="en-GB"/>
                  </w:rPr>
                </w:pPr>
                <w:r>
                  <w:rPr>
                    <w:sz w:val="24"/>
                    <w:szCs w:val="24"/>
                    <w:lang w:eastAsia="en-GB"/>
                  </w:rPr>
                  <w:t>The simulation should still run the same but be faster</w:t>
                </w:r>
              </w:p>
            </w:tc>
            <w:tc>
              <w:tcPr>
                <w:tcW w:w="1312" w:type="dxa"/>
              </w:tcPr>
              <w:p w14:paraId="03F8B09D" w14:textId="77777777" w:rsidR="00A43C19" w:rsidRPr="00357150" w:rsidRDefault="00A43C19" w:rsidP="00A43C19">
                <w:pPr>
                  <w:rPr>
                    <w:sz w:val="24"/>
                    <w:szCs w:val="24"/>
                    <w:lang w:eastAsia="en-GB"/>
                  </w:rPr>
                </w:pPr>
              </w:p>
            </w:tc>
          </w:tr>
          <w:tr w:rsidR="00346FA7" w:rsidRPr="00357150" w14:paraId="32B93907" w14:textId="77777777" w:rsidTr="0032179C">
            <w:tc>
              <w:tcPr>
                <w:tcW w:w="1034" w:type="dxa"/>
              </w:tcPr>
              <w:p w14:paraId="2DA02D00" w14:textId="7B6932BA" w:rsidR="00346FA7" w:rsidRDefault="00D57872" w:rsidP="00A43C19">
                <w:pPr>
                  <w:rPr>
                    <w:sz w:val="24"/>
                    <w:szCs w:val="24"/>
                    <w:lang w:eastAsia="en-GB"/>
                  </w:rPr>
                </w:pPr>
                <w:r>
                  <w:rPr>
                    <w:sz w:val="24"/>
                    <w:szCs w:val="24"/>
                    <w:lang w:eastAsia="en-GB"/>
                  </w:rPr>
                  <w:t>3</w:t>
                </w:r>
              </w:p>
            </w:tc>
            <w:tc>
              <w:tcPr>
                <w:tcW w:w="1867" w:type="dxa"/>
              </w:tcPr>
              <w:p w14:paraId="74EB2A85" w14:textId="1A83CC00" w:rsidR="00346FA7" w:rsidRDefault="00B67248" w:rsidP="00A43C19">
                <w:pPr>
                  <w:rPr>
                    <w:sz w:val="24"/>
                    <w:szCs w:val="24"/>
                    <w:lang w:eastAsia="en-GB"/>
                  </w:rPr>
                </w:pPr>
                <w:r>
                  <w:rPr>
                    <w:sz w:val="24"/>
                    <w:szCs w:val="24"/>
                    <w:lang w:eastAsia="en-GB"/>
                  </w:rPr>
                  <w:t>Changing simulation speed</w:t>
                </w:r>
                <w:r w:rsidR="00D57872">
                  <w:rPr>
                    <w:sz w:val="24"/>
                    <w:szCs w:val="24"/>
                    <w:lang w:eastAsia="en-GB"/>
                  </w:rPr>
                  <w:t xml:space="preserve"> to minimum </w:t>
                </w:r>
                <w:r>
                  <w:rPr>
                    <w:sz w:val="24"/>
                    <w:szCs w:val="24"/>
                    <w:lang w:eastAsia="en-GB"/>
                  </w:rPr>
                  <w:t>value</w:t>
                </w:r>
              </w:p>
            </w:tc>
            <w:tc>
              <w:tcPr>
                <w:tcW w:w="1489" w:type="dxa"/>
              </w:tcPr>
              <w:p w14:paraId="7CCB2221" w14:textId="6C1C5500" w:rsidR="00346FA7" w:rsidRDefault="00D57872" w:rsidP="00A43C19">
                <w:pPr>
                  <w:rPr>
                    <w:sz w:val="24"/>
                    <w:szCs w:val="24"/>
                    <w:lang w:eastAsia="en-GB"/>
                  </w:rPr>
                </w:pPr>
                <w:r>
                  <w:rPr>
                    <w:sz w:val="24"/>
                    <w:szCs w:val="24"/>
                    <w:lang w:eastAsia="en-GB"/>
                  </w:rPr>
                  <w:t>Simulation speed = 0.0</w:t>
                </w:r>
              </w:p>
            </w:tc>
            <w:tc>
              <w:tcPr>
                <w:tcW w:w="3314" w:type="dxa"/>
              </w:tcPr>
              <w:p w14:paraId="17E948E6" w14:textId="00605A43" w:rsidR="00346FA7" w:rsidRPr="00357150" w:rsidRDefault="00077FD9" w:rsidP="00A43C19">
                <w:pPr>
                  <w:rPr>
                    <w:sz w:val="24"/>
                    <w:szCs w:val="24"/>
                    <w:lang w:eastAsia="en-GB"/>
                  </w:rPr>
                </w:pPr>
                <w:r>
                  <w:rPr>
                    <w:sz w:val="24"/>
                    <w:szCs w:val="24"/>
                    <w:lang w:eastAsia="en-GB"/>
                  </w:rPr>
                  <w:t>The simulation should stop</w:t>
                </w:r>
              </w:p>
            </w:tc>
            <w:tc>
              <w:tcPr>
                <w:tcW w:w="1312" w:type="dxa"/>
              </w:tcPr>
              <w:p w14:paraId="6B9E4B3C" w14:textId="77777777" w:rsidR="00346FA7" w:rsidRPr="00357150" w:rsidRDefault="00346FA7" w:rsidP="00A43C19">
                <w:pPr>
                  <w:rPr>
                    <w:sz w:val="24"/>
                    <w:szCs w:val="24"/>
                    <w:lang w:eastAsia="en-GB"/>
                  </w:rPr>
                </w:pPr>
              </w:p>
            </w:tc>
          </w:tr>
          <w:tr w:rsidR="00A43C19" w:rsidRPr="00357150" w14:paraId="75B66A9A" w14:textId="769C1A40" w:rsidTr="0032179C">
            <w:tc>
              <w:tcPr>
                <w:tcW w:w="1034" w:type="dxa"/>
              </w:tcPr>
              <w:p w14:paraId="57F678DF" w14:textId="77777777" w:rsidR="00A43C19" w:rsidRDefault="00A43C19" w:rsidP="00A43C19">
                <w:pPr>
                  <w:rPr>
                    <w:sz w:val="24"/>
                    <w:szCs w:val="24"/>
                    <w:lang w:eastAsia="en-GB"/>
                  </w:rPr>
                </w:pPr>
                <w:r>
                  <w:rPr>
                    <w:sz w:val="24"/>
                    <w:szCs w:val="24"/>
                    <w:lang w:eastAsia="en-GB"/>
                  </w:rPr>
                  <w:lastRenderedPageBreak/>
                  <w:t>5</w:t>
                </w:r>
              </w:p>
            </w:tc>
            <w:tc>
              <w:tcPr>
                <w:tcW w:w="1867" w:type="dxa"/>
              </w:tcPr>
              <w:p w14:paraId="2587F9ED" w14:textId="65E33E9E" w:rsidR="00A43C19" w:rsidRPr="00357150" w:rsidRDefault="00515442" w:rsidP="00077FD9">
                <w:pPr>
                  <w:rPr>
                    <w:sz w:val="24"/>
                    <w:szCs w:val="24"/>
                    <w:lang w:eastAsia="en-GB"/>
                  </w:rPr>
                </w:pPr>
                <w:r>
                  <w:rPr>
                    <w:sz w:val="24"/>
                    <w:szCs w:val="24"/>
                    <w:lang w:eastAsia="en-GB"/>
                  </w:rPr>
                  <w:t xml:space="preserve">Adding </w:t>
                </w:r>
                <w:r w:rsidR="00077FD9">
                  <w:rPr>
                    <w:sz w:val="24"/>
                    <w:szCs w:val="24"/>
                    <w:lang w:eastAsia="en-GB"/>
                  </w:rPr>
                  <w:t>more than 100 particles</w:t>
                </w:r>
              </w:p>
            </w:tc>
            <w:tc>
              <w:tcPr>
                <w:tcW w:w="1489" w:type="dxa"/>
              </w:tcPr>
              <w:p w14:paraId="6C8BB6B0" w14:textId="69B8D144" w:rsidR="00A43C19" w:rsidRPr="00357150" w:rsidRDefault="00077FD9" w:rsidP="00A43C19">
                <w:pPr>
                  <w:rPr>
                    <w:sz w:val="24"/>
                    <w:szCs w:val="24"/>
                    <w:lang w:eastAsia="en-GB"/>
                  </w:rPr>
                </w:pPr>
                <w:r>
                  <w:rPr>
                    <w:sz w:val="24"/>
                    <w:szCs w:val="24"/>
                    <w:lang w:eastAsia="en-GB"/>
                  </w:rPr>
                  <w:t>101</w:t>
                </w:r>
                <w:r w:rsidR="008A508E">
                  <w:rPr>
                    <w:sz w:val="24"/>
                    <w:szCs w:val="24"/>
                    <w:lang w:eastAsia="en-GB"/>
                  </w:rPr>
                  <w:t xml:space="preserve"> particles</w:t>
                </w:r>
              </w:p>
            </w:tc>
            <w:tc>
              <w:tcPr>
                <w:tcW w:w="3314" w:type="dxa"/>
              </w:tcPr>
              <w:p w14:paraId="46EC639D" w14:textId="1EC70C3B" w:rsidR="00A43C19" w:rsidRPr="00357150" w:rsidRDefault="00077FD9" w:rsidP="00A43C19">
                <w:pPr>
                  <w:rPr>
                    <w:sz w:val="24"/>
                    <w:szCs w:val="24"/>
                    <w:lang w:eastAsia="en-GB"/>
                  </w:rPr>
                </w:pPr>
                <w:r>
                  <w:rPr>
                    <w:sz w:val="24"/>
                    <w:szCs w:val="24"/>
                    <w:lang w:eastAsia="en-GB"/>
                  </w:rPr>
                  <w:t>There should be a message that pops up saying maximum number of objects added.</w:t>
                </w:r>
              </w:p>
            </w:tc>
            <w:tc>
              <w:tcPr>
                <w:tcW w:w="1312" w:type="dxa"/>
              </w:tcPr>
              <w:p w14:paraId="5DA7F153" w14:textId="77777777" w:rsidR="00A43C19" w:rsidRPr="00357150" w:rsidRDefault="00A43C19" w:rsidP="00A43C19">
                <w:pPr>
                  <w:rPr>
                    <w:sz w:val="24"/>
                    <w:szCs w:val="24"/>
                    <w:lang w:eastAsia="en-GB"/>
                  </w:rPr>
                </w:pPr>
              </w:p>
            </w:tc>
          </w:tr>
          <w:tr w:rsidR="00A43C19" w:rsidRPr="00357150" w14:paraId="7C17A6E1" w14:textId="0EE1E289" w:rsidTr="0032179C">
            <w:trPr>
              <w:trHeight w:val="285"/>
            </w:trPr>
            <w:tc>
              <w:tcPr>
                <w:tcW w:w="1034" w:type="dxa"/>
              </w:tcPr>
              <w:p w14:paraId="72249DB6" w14:textId="77777777" w:rsidR="00A43C19" w:rsidRDefault="00A43C19" w:rsidP="00A43C19">
                <w:pPr>
                  <w:rPr>
                    <w:sz w:val="24"/>
                    <w:szCs w:val="24"/>
                    <w:lang w:eastAsia="en-GB"/>
                  </w:rPr>
                </w:pPr>
                <w:r>
                  <w:rPr>
                    <w:sz w:val="24"/>
                    <w:szCs w:val="24"/>
                    <w:lang w:eastAsia="en-GB"/>
                  </w:rPr>
                  <w:t>6</w:t>
                </w:r>
              </w:p>
            </w:tc>
            <w:tc>
              <w:tcPr>
                <w:tcW w:w="1867" w:type="dxa"/>
              </w:tcPr>
              <w:p w14:paraId="01C3546B" w14:textId="471442FC" w:rsidR="00A43C19" w:rsidRPr="00357150" w:rsidRDefault="00077FD9" w:rsidP="00A43C19">
                <w:pPr>
                  <w:rPr>
                    <w:sz w:val="24"/>
                    <w:szCs w:val="24"/>
                    <w:lang w:eastAsia="en-GB"/>
                  </w:rPr>
                </w:pPr>
                <w:r>
                  <w:rPr>
                    <w:sz w:val="24"/>
                    <w:szCs w:val="24"/>
                    <w:lang w:eastAsia="en-GB"/>
                  </w:rPr>
                  <w:t>Zooming in as far as possible</w:t>
                </w:r>
              </w:p>
            </w:tc>
            <w:tc>
              <w:tcPr>
                <w:tcW w:w="1489" w:type="dxa"/>
              </w:tcPr>
              <w:p w14:paraId="3D8A45BE" w14:textId="558F9868" w:rsidR="00A43C19" w:rsidRPr="00357150" w:rsidRDefault="00A43C19" w:rsidP="00A43C19">
                <w:pPr>
                  <w:rPr>
                    <w:sz w:val="24"/>
                    <w:szCs w:val="24"/>
                    <w:lang w:eastAsia="en-GB"/>
                  </w:rPr>
                </w:pPr>
              </w:p>
            </w:tc>
            <w:tc>
              <w:tcPr>
                <w:tcW w:w="3314" w:type="dxa"/>
              </w:tcPr>
              <w:p w14:paraId="7CA25EB1" w14:textId="11A1CA9A" w:rsidR="00A43C19" w:rsidRPr="00357150" w:rsidRDefault="001A0848" w:rsidP="00A43C19">
                <w:pPr>
                  <w:rPr>
                    <w:sz w:val="24"/>
                    <w:szCs w:val="24"/>
                    <w:lang w:eastAsia="en-GB"/>
                  </w:rPr>
                </w:pPr>
                <w:r>
                  <w:rPr>
                    <w:sz w:val="24"/>
                    <w:szCs w:val="24"/>
                    <w:lang w:eastAsia="en-GB"/>
                  </w:rPr>
                  <w:t>The objects s</w:t>
                </w:r>
                <w:r w:rsidR="00D852F7">
                  <w:rPr>
                    <w:sz w:val="24"/>
                    <w:szCs w:val="24"/>
                    <w:lang w:eastAsia="en-GB"/>
                  </w:rPr>
                  <w:t>hould zoom in as far as possible</w:t>
                </w:r>
              </w:p>
            </w:tc>
            <w:tc>
              <w:tcPr>
                <w:tcW w:w="1312" w:type="dxa"/>
              </w:tcPr>
              <w:p w14:paraId="0ABC4C08" w14:textId="77777777" w:rsidR="00A43C19" w:rsidRPr="00357150" w:rsidRDefault="00A43C19" w:rsidP="00A43C19">
                <w:pPr>
                  <w:rPr>
                    <w:sz w:val="24"/>
                    <w:szCs w:val="24"/>
                    <w:lang w:eastAsia="en-GB"/>
                  </w:rPr>
                </w:pPr>
              </w:p>
            </w:tc>
          </w:tr>
          <w:tr w:rsidR="00A43C19" w:rsidRPr="00357150" w14:paraId="6FFA1AA6" w14:textId="74BD9376" w:rsidTr="0032179C">
            <w:tc>
              <w:tcPr>
                <w:tcW w:w="1034" w:type="dxa"/>
              </w:tcPr>
              <w:p w14:paraId="326A0C3C" w14:textId="77777777" w:rsidR="00A43C19" w:rsidRDefault="00A43C19" w:rsidP="00A43C19">
                <w:pPr>
                  <w:rPr>
                    <w:sz w:val="24"/>
                    <w:szCs w:val="24"/>
                    <w:lang w:eastAsia="en-GB"/>
                  </w:rPr>
                </w:pPr>
                <w:r>
                  <w:rPr>
                    <w:sz w:val="24"/>
                    <w:szCs w:val="24"/>
                    <w:lang w:eastAsia="en-GB"/>
                  </w:rPr>
                  <w:t>7</w:t>
                </w:r>
              </w:p>
            </w:tc>
            <w:tc>
              <w:tcPr>
                <w:tcW w:w="1867" w:type="dxa"/>
              </w:tcPr>
              <w:p w14:paraId="29643570" w14:textId="77777777" w:rsidR="00A43C19" w:rsidRPr="00357150" w:rsidRDefault="00A43C19" w:rsidP="00A43C19">
                <w:pPr>
                  <w:rPr>
                    <w:sz w:val="24"/>
                    <w:szCs w:val="24"/>
                    <w:lang w:eastAsia="en-GB"/>
                  </w:rPr>
                </w:pPr>
                <w:r>
                  <w:rPr>
                    <w:sz w:val="24"/>
                    <w:szCs w:val="24"/>
                    <w:lang w:eastAsia="en-GB"/>
                  </w:rPr>
                  <w:t>Calibrate the graph</w:t>
                </w:r>
              </w:p>
            </w:tc>
            <w:tc>
              <w:tcPr>
                <w:tcW w:w="1489" w:type="dxa"/>
              </w:tcPr>
              <w:p w14:paraId="0462C2C9" w14:textId="77777777" w:rsidR="00A43C19" w:rsidRPr="00357150" w:rsidRDefault="00A43C19" w:rsidP="00A43C19">
                <w:pPr>
                  <w:rPr>
                    <w:sz w:val="24"/>
                    <w:szCs w:val="24"/>
                    <w:lang w:eastAsia="en-GB"/>
                  </w:rPr>
                </w:pPr>
              </w:p>
            </w:tc>
            <w:tc>
              <w:tcPr>
                <w:tcW w:w="3314" w:type="dxa"/>
              </w:tcPr>
              <w:p w14:paraId="5BD75C3B" w14:textId="7E3C55CA" w:rsidR="00A43C19" w:rsidRPr="00357150" w:rsidRDefault="00825A44" w:rsidP="00A43C19">
                <w:pPr>
                  <w:rPr>
                    <w:sz w:val="24"/>
                    <w:szCs w:val="24"/>
                    <w:lang w:eastAsia="en-GB"/>
                  </w:rPr>
                </w:pPr>
                <w:r>
                  <w:rPr>
                    <w:sz w:val="24"/>
                    <w:szCs w:val="24"/>
                    <w:lang w:eastAsia="en-GB"/>
                  </w:rPr>
                  <w:t>The y-offset on the graph should be reset to zero so that the graph shows appears to be a straight line</w:t>
                </w:r>
              </w:p>
            </w:tc>
            <w:tc>
              <w:tcPr>
                <w:tcW w:w="1312" w:type="dxa"/>
              </w:tcPr>
              <w:p w14:paraId="27CF1DCA" w14:textId="77777777" w:rsidR="00A43C19" w:rsidRPr="00357150" w:rsidRDefault="00A43C19" w:rsidP="00A43C19">
                <w:pPr>
                  <w:rPr>
                    <w:sz w:val="24"/>
                    <w:szCs w:val="24"/>
                    <w:lang w:eastAsia="en-GB"/>
                  </w:rPr>
                </w:pPr>
              </w:p>
            </w:tc>
          </w:tr>
          <w:tr w:rsidR="00A43C19" w:rsidRPr="00357150" w14:paraId="7E4DA148" w14:textId="4FB6950A" w:rsidTr="0032179C">
            <w:tc>
              <w:tcPr>
                <w:tcW w:w="1034" w:type="dxa"/>
              </w:tcPr>
              <w:p w14:paraId="68DD3CA0" w14:textId="77777777" w:rsidR="00A43C19" w:rsidRDefault="00A43C19" w:rsidP="00A43C19">
                <w:pPr>
                  <w:rPr>
                    <w:sz w:val="24"/>
                    <w:szCs w:val="24"/>
                    <w:lang w:eastAsia="en-GB"/>
                  </w:rPr>
                </w:pPr>
                <w:r>
                  <w:rPr>
                    <w:sz w:val="24"/>
                    <w:szCs w:val="24"/>
                    <w:lang w:eastAsia="en-GB"/>
                  </w:rPr>
                  <w:t>8</w:t>
                </w:r>
              </w:p>
            </w:tc>
            <w:tc>
              <w:tcPr>
                <w:tcW w:w="1867" w:type="dxa"/>
              </w:tcPr>
              <w:p w14:paraId="0A6BBCBD" w14:textId="77777777" w:rsidR="00A43C19" w:rsidRPr="00357150" w:rsidRDefault="00A43C19" w:rsidP="00A43C19">
                <w:pPr>
                  <w:rPr>
                    <w:sz w:val="24"/>
                    <w:szCs w:val="24"/>
                    <w:lang w:eastAsia="en-GB"/>
                  </w:rPr>
                </w:pPr>
                <w:r>
                  <w:rPr>
                    <w:sz w:val="24"/>
                    <w:szCs w:val="24"/>
                    <w:lang w:eastAsia="en-GB"/>
                  </w:rPr>
                  <w:t>Zooming in/out of the graph</w:t>
                </w:r>
              </w:p>
            </w:tc>
            <w:tc>
              <w:tcPr>
                <w:tcW w:w="1489" w:type="dxa"/>
              </w:tcPr>
              <w:p w14:paraId="623466BD" w14:textId="77777777" w:rsidR="00A43C19" w:rsidRPr="00357150" w:rsidRDefault="00A43C19" w:rsidP="00A43C19">
                <w:pPr>
                  <w:rPr>
                    <w:sz w:val="24"/>
                    <w:szCs w:val="24"/>
                    <w:lang w:eastAsia="en-GB"/>
                  </w:rPr>
                </w:pPr>
              </w:p>
            </w:tc>
            <w:tc>
              <w:tcPr>
                <w:tcW w:w="3314" w:type="dxa"/>
              </w:tcPr>
              <w:p w14:paraId="0F5656D3" w14:textId="77777777" w:rsidR="00A43C19" w:rsidRPr="00357150" w:rsidRDefault="00A43C19" w:rsidP="00A43C19">
                <w:pPr>
                  <w:rPr>
                    <w:sz w:val="24"/>
                    <w:szCs w:val="24"/>
                    <w:lang w:eastAsia="en-GB"/>
                  </w:rPr>
                </w:pPr>
              </w:p>
            </w:tc>
            <w:tc>
              <w:tcPr>
                <w:tcW w:w="1312" w:type="dxa"/>
              </w:tcPr>
              <w:p w14:paraId="2A80857D" w14:textId="77777777" w:rsidR="00A43C19" w:rsidRPr="00357150" w:rsidRDefault="00A43C19" w:rsidP="00A43C19">
                <w:pPr>
                  <w:rPr>
                    <w:sz w:val="24"/>
                    <w:szCs w:val="24"/>
                    <w:lang w:eastAsia="en-GB"/>
                  </w:rPr>
                </w:pPr>
              </w:p>
            </w:tc>
          </w:tr>
        </w:tbl>
        <w:p w14:paraId="40861B21" w14:textId="77777777" w:rsidR="00FA39BD" w:rsidRDefault="00FA39BD" w:rsidP="00FA39BD">
          <w:pPr>
            <w:rPr>
              <w:lang w:eastAsia="en-GB"/>
            </w:rPr>
          </w:pPr>
          <w:r>
            <w:rPr>
              <w:lang w:eastAsia="en-GB"/>
            </w:rPr>
            <w:br w:type="page"/>
          </w:r>
        </w:p>
        <w:p w14:paraId="73CB8ADD" w14:textId="77777777" w:rsidR="00FA39BD" w:rsidRPr="00EA313E" w:rsidRDefault="00FA39BD" w:rsidP="00FA39BD">
          <w:pPr>
            <w:rPr>
              <w:lang w:eastAsia="en-GB"/>
            </w:rPr>
          </w:pPr>
        </w:p>
        <w:p w14:paraId="629B443B" w14:textId="321E37CD" w:rsidR="00FA39BD" w:rsidRPr="007A6E71" w:rsidRDefault="00FA39BD" w:rsidP="00FA39BD">
          <w:pPr>
            <w:pStyle w:val="Heading1"/>
          </w:pPr>
          <w:bookmarkStart w:id="48" w:name="_Toc413235356"/>
          <w:r w:rsidRPr="007A6E71">
            <w:t>System Maintenance</w:t>
          </w:r>
          <w:bookmarkEnd w:id="48"/>
        </w:p>
        <w:p w14:paraId="799586B0" w14:textId="44702A1E" w:rsidR="00FA39BD" w:rsidRPr="007A6E71" w:rsidRDefault="00FA39BD" w:rsidP="00FA39BD">
          <w:pPr>
            <w:pStyle w:val="Heading2"/>
          </w:pPr>
          <w:bookmarkStart w:id="49" w:name="_Toc413235357"/>
          <w:r w:rsidRPr="007A6E71">
            <w:t>System Overview</w:t>
          </w:r>
          <w:bookmarkEnd w:id="49"/>
        </w:p>
        <w:p w14:paraId="785D066B" w14:textId="55051900" w:rsidR="00FA39BD" w:rsidRPr="007A6E71" w:rsidRDefault="00FA39BD" w:rsidP="00FA39BD">
          <w:pPr>
            <w:pStyle w:val="Heading2"/>
          </w:pPr>
          <w:bookmarkStart w:id="50" w:name="_Toc413235358"/>
          <w:r w:rsidRPr="007A6E71">
            <w:t>Algorithms</w:t>
          </w:r>
          <w:bookmarkEnd w:id="50"/>
        </w:p>
        <w:p w14:paraId="23CC3A13" w14:textId="7E90966B" w:rsidR="00FA39BD" w:rsidRPr="007A6E71" w:rsidRDefault="00FA39BD" w:rsidP="00FA39BD">
          <w:pPr>
            <w:pStyle w:val="Heading2"/>
          </w:pPr>
          <w:bookmarkStart w:id="51" w:name="_Toc413235359"/>
          <w:r w:rsidRPr="007A6E71">
            <w:t>Procedure and variable lists</w:t>
          </w:r>
          <w:bookmarkEnd w:id="51"/>
        </w:p>
        <w:p w14:paraId="6CDCA079" w14:textId="5BB17D9D" w:rsidR="00FA39BD" w:rsidRPr="007A6E71" w:rsidRDefault="00FA39BD" w:rsidP="00FA39BD">
          <w:pPr>
            <w:pStyle w:val="Heading2"/>
          </w:pPr>
          <w:bookmarkStart w:id="52" w:name="_Toc413235360"/>
          <w:r w:rsidRPr="007A6E71">
            <w:t>Annotated listings / screens</w:t>
          </w:r>
          <w:bookmarkEnd w:id="52"/>
        </w:p>
        <w:p w14:paraId="67053D49" w14:textId="3CE9ED9C" w:rsidR="00FA39BD" w:rsidRPr="007A6E71" w:rsidRDefault="00FA39BD" w:rsidP="00FA39BD">
          <w:pPr>
            <w:pStyle w:val="Heading2"/>
          </w:pPr>
          <w:bookmarkStart w:id="53" w:name="_Toc413235361"/>
          <w:r w:rsidRPr="007A6E71">
            <w:t>Database Definitions</w:t>
          </w:r>
          <w:bookmarkEnd w:id="53"/>
        </w:p>
        <w:p w14:paraId="4F0D191F" w14:textId="6361922E" w:rsidR="00FA39BD" w:rsidRDefault="00FA39BD" w:rsidP="00FA39BD">
          <w:pPr>
            <w:pStyle w:val="Heading2"/>
          </w:pPr>
          <w:bookmarkStart w:id="54" w:name="_Toc413235362"/>
          <w:r w:rsidRPr="007A6E71">
            <w:t>Forms / screens</w:t>
          </w:r>
          <w:bookmarkEnd w:id="54"/>
        </w:p>
        <w:p w14:paraId="4489A0EA" w14:textId="77777777" w:rsidR="00FA39BD" w:rsidRDefault="00FA39BD" w:rsidP="00FA39BD">
          <w:pPr>
            <w:rPr>
              <w:lang w:eastAsia="en-GB"/>
            </w:rPr>
          </w:pPr>
        </w:p>
        <w:p w14:paraId="6EEF0500" w14:textId="77777777" w:rsidR="00FA39BD" w:rsidRDefault="00FA39BD" w:rsidP="00FA39BD">
          <w:pPr>
            <w:rPr>
              <w:lang w:eastAsia="en-GB"/>
            </w:rPr>
          </w:pPr>
          <w:r>
            <w:rPr>
              <w:lang w:eastAsia="en-GB"/>
            </w:rPr>
            <w:br w:type="page"/>
          </w:r>
        </w:p>
        <w:p w14:paraId="629FC297" w14:textId="77777777" w:rsidR="00FA39BD" w:rsidRPr="003C3CB4" w:rsidRDefault="00FA39BD" w:rsidP="00FA39BD">
          <w:pPr>
            <w:rPr>
              <w:lang w:eastAsia="en-GB"/>
            </w:rPr>
          </w:pPr>
        </w:p>
        <w:p w14:paraId="25F902C8" w14:textId="3BE0384F" w:rsidR="00FA39BD" w:rsidRPr="007A6E71" w:rsidRDefault="00FA39BD" w:rsidP="00FA39BD">
          <w:pPr>
            <w:pStyle w:val="Heading1"/>
          </w:pPr>
          <w:bookmarkStart w:id="55" w:name="_Toc413235363"/>
          <w:r w:rsidRPr="007A6E71">
            <w:t>User Manual</w:t>
          </w:r>
          <w:bookmarkEnd w:id="55"/>
        </w:p>
        <w:p w14:paraId="5AEC07A6" w14:textId="4C11D508" w:rsidR="0076393B" w:rsidRDefault="00FA39BD" w:rsidP="0076393B">
          <w:pPr>
            <w:pStyle w:val="Heading2"/>
          </w:pPr>
          <w:bookmarkStart w:id="56" w:name="_Toc413235364"/>
          <w:r w:rsidRPr="007A6E71">
            <w:t>Contents page</w:t>
          </w:r>
          <w:bookmarkEnd w:id="56"/>
        </w:p>
        <w:p w14:paraId="26F458FB" w14:textId="77777777" w:rsidR="0076393B" w:rsidRDefault="0076393B" w:rsidP="0076393B">
          <w:pPr>
            <w:rPr>
              <w:lang w:eastAsia="en-GB"/>
            </w:rPr>
          </w:pPr>
        </w:p>
        <w:p w14:paraId="6686B10E" w14:textId="77777777" w:rsidR="00B30EC0" w:rsidRDefault="0076393B" w:rsidP="0076393B">
          <w:pPr>
            <w:pStyle w:val="TOCHeading"/>
          </w:pPr>
          <w:r>
            <w:t xml:space="preserve"> </w:t>
          </w:r>
        </w:p>
        <w:sdt>
          <w:sdtPr>
            <w:rPr>
              <w:rFonts w:asciiTheme="minorHAnsi" w:eastAsiaTheme="minorEastAsia" w:hAnsiTheme="minorHAnsi" w:cstheme="minorBidi"/>
              <w:b/>
              <w:bCs/>
              <w:caps/>
              <w:color w:val="auto"/>
              <w:sz w:val="24"/>
              <w:szCs w:val="24"/>
            </w:rPr>
            <w:id w:val="-1692759232"/>
            <w:docPartObj>
              <w:docPartGallery w:val="Table of Contents"/>
              <w:docPartUnique/>
            </w:docPartObj>
          </w:sdtPr>
          <w:sdtEndPr>
            <w:rPr>
              <w:caps w:val="0"/>
            </w:rPr>
          </w:sdtEndPr>
          <w:sdtContent>
            <w:p w14:paraId="24B3B995" w14:textId="25EBEA42" w:rsidR="0076393B" w:rsidRDefault="0076393B" w:rsidP="0076393B">
              <w:pPr>
                <w:pStyle w:val="TOCHeading"/>
              </w:pPr>
              <w:r>
                <w:t>Table of Contents</w:t>
              </w:r>
            </w:p>
            <w:p w14:paraId="1DE34DC4" w14:textId="0246AC0A" w:rsidR="0076393B" w:rsidRPr="00AB2089" w:rsidRDefault="0076393B" w:rsidP="00AB2089">
              <w:pPr>
                <w:pStyle w:val="TOC1"/>
              </w:pPr>
              <w:r w:rsidRPr="00AB2089">
                <w:t>Introduction</w:t>
              </w:r>
              <w:r w:rsidRPr="00AB2089">
                <w:ptab w:relativeTo="margin" w:alignment="right" w:leader="dot"/>
              </w:r>
              <w:r w:rsidRPr="00AB2089">
                <w:t>1</w:t>
              </w:r>
            </w:p>
            <w:p w14:paraId="1DFB4110" w14:textId="184993D9" w:rsidR="0076393B" w:rsidRPr="00AB2089" w:rsidRDefault="0076393B" w:rsidP="00AB2089">
              <w:pPr>
                <w:pStyle w:val="TOC1"/>
              </w:pPr>
              <w:r w:rsidRPr="00AB2089">
                <w:t>System Requirements</w:t>
              </w:r>
              <w:r w:rsidRPr="00AB2089">
                <w:ptab w:relativeTo="margin" w:alignment="right" w:leader="dot"/>
              </w:r>
              <w:r w:rsidRPr="00AB2089">
                <w:t>4</w:t>
              </w:r>
            </w:p>
            <w:p w14:paraId="139C7D0F" w14:textId="50C03468" w:rsidR="0076393B" w:rsidRPr="00AB2089" w:rsidRDefault="0076393B" w:rsidP="00AB2089">
              <w:pPr>
                <w:pStyle w:val="TOC1"/>
              </w:pPr>
              <w:r w:rsidRPr="00AB2089">
                <w:t>Installation</w:t>
              </w:r>
              <w:r w:rsidRPr="00AB2089">
                <w:ptab w:relativeTo="margin" w:alignment="right" w:leader="dot"/>
              </w:r>
              <w:r w:rsidRPr="00AB2089">
                <w:t>1</w:t>
              </w:r>
            </w:p>
            <w:p w14:paraId="75766A9C" w14:textId="55B36C0E" w:rsidR="0076393B" w:rsidRPr="00AB2089" w:rsidRDefault="0076393B" w:rsidP="00AB2089">
              <w:pPr>
                <w:pStyle w:val="TOC1"/>
              </w:pPr>
              <w:r w:rsidRPr="00AB2089">
                <w:t>Using the system</w:t>
              </w:r>
              <w:r w:rsidRPr="00AB2089">
                <w:ptab w:relativeTo="margin" w:alignment="right" w:leader="dot"/>
              </w:r>
              <w:r w:rsidRPr="00AB2089">
                <w:t>4</w:t>
              </w:r>
            </w:p>
            <w:p w14:paraId="2FA23975" w14:textId="0C695BFB" w:rsidR="00387B5B" w:rsidRDefault="0076393B" w:rsidP="00387B5B">
              <w:pPr>
                <w:pStyle w:val="TOC2"/>
              </w:pPr>
              <w:r>
                <w:t>Controlling the simulation</w:t>
              </w:r>
              <w:r w:rsidRPr="0093007A">
                <w:ptab w:relativeTo="margin" w:alignment="right" w:leader="dot"/>
              </w:r>
              <w:r w:rsidRPr="0093007A">
                <w:t>5</w:t>
              </w:r>
            </w:p>
            <w:p w14:paraId="63A7205D" w14:textId="0A0DD289" w:rsidR="00387B5B" w:rsidRDefault="00631EE1" w:rsidP="00387B5B">
              <w:pPr>
                <w:pStyle w:val="TOC3"/>
                <w:ind w:left="446"/>
              </w:pPr>
              <w:r>
                <w:t>Run/pause/step forward</w:t>
              </w:r>
              <w:r w:rsidR="00387B5B">
                <w:t xml:space="preserve"> the simulation</w:t>
              </w:r>
              <w:r w:rsidR="00387B5B">
                <w:ptab w:relativeTo="margin" w:alignment="right" w:leader="dot"/>
              </w:r>
              <w:r w:rsidR="00387B5B">
                <w:t>6</w:t>
              </w:r>
            </w:p>
            <w:p w14:paraId="570C32FB" w14:textId="6A4AA3CC" w:rsidR="00631EE1" w:rsidRPr="00631EE1" w:rsidRDefault="00BB3068" w:rsidP="00631EE1">
              <w:pPr>
                <w:pStyle w:val="TOC3"/>
                <w:ind w:left="446"/>
              </w:pPr>
              <w:r>
                <w:t>Saving/loading state</w:t>
              </w:r>
              <w:r w:rsidR="00631EE1">
                <w:t xml:space="preserve"> </w:t>
              </w:r>
              <w:r w:rsidR="00631EE1">
                <w:ptab w:relativeTo="margin" w:alignment="right" w:leader="dot"/>
              </w:r>
              <w:r w:rsidR="00631EE1">
                <w:t>6</w:t>
              </w:r>
            </w:p>
            <w:p w14:paraId="6FD14013" w14:textId="776216AE" w:rsidR="00E70AE3" w:rsidRDefault="00B46509" w:rsidP="00E70AE3">
              <w:pPr>
                <w:pStyle w:val="TOC3"/>
                <w:ind w:left="446"/>
              </w:pPr>
              <w:r>
                <w:t xml:space="preserve">Resetting the simulation </w:t>
              </w:r>
              <w:r>
                <w:ptab w:relativeTo="margin" w:alignment="right" w:leader="dot"/>
              </w:r>
              <w:r>
                <w:t>6</w:t>
              </w:r>
            </w:p>
            <w:p w14:paraId="29ACEDAE" w14:textId="7ECCD258" w:rsidR="00E70AE3" w:rsidRPr="00E70AE3" w:rsidRDefault="00E70AE3" w:rsidP="00E70AE3">
              <w:pPr>
                <w:pStyle w:val="TOC3"/>
                <w:ind w:left="446"/>
              </w:pPr>
              <w:r>
                <w:t xml:space="preserve">Getting simulation data, e.g., the directions of the particles </w:t>
              </w:r>
              <w:r>
                <w:ptab w:relativeTo="margin" w:alignment="right" w:leader="dot"/>
              </w:r>
              <w:r>
                <w:t>6</w:t>
              </w:r>
            </w:p>
            <w:p w14:paraId="06261186" w14:textId="7D7AEC89" w:rsidR="00E70AE3" w:rsidRPr="00E70AE3" w:rsidRDefault="00B46509" w:rsidP="00E70AE3">
              <w:pPr>
                <w:pStyle w:val="TOC3"/>
                <w:ind w:left="446"/>
              </w:pPr>
              <w:r>
                <w:t>Simulation speed</w:t>
              </w:r>
              <w:r w:rsidR="00387B5B">
                <w:t xml:space="preserve"> </w:t>
              </w:r>
              <w:r w:rsidR="00387B5B">
                <w:ptab w:relativeTo="margin" w:alignment="right" w:leader="dot"/>
              </w:r>
              <w:r w:rsidR="00387B5B">
                <w:t>6</w:t>
              </w:r>
            </w:p>
            <w:p w14:paraId="6D6516B2" w14:textId="55BF973B" w:rsidR="0093007A" w:rsidRPr="0093007A" w:rsidRDefault="005D002E" w:rsidP="0093007A">
              <w:pPr>
                <w:pStyle w:val="TOC2"/>
              </w:pPr>
              <w:r>
                <w:t>Managing particles</w:t>
              </w:r>
              <w:r w:rsidR="0076393B" w:rsidRPr="0093007A">
                <w:ptab w:relativeTo="margin" w:alignment="right" w:leader="dot"/>
              </w:r>
              <w:r w:rsidR="0076393B" w:rsidRPr="0093007A">
                <w:t>5</w:t>
              </w:r>
            </w:p>
            <w:p w14:paraId="3D785D9E" w14:textId="6198A030" w:rsidR="0093007A" w:rsidRDefault="0093007A" w:rsidP="0093007A">
              <w:pPr>
                <w:pStyle w:val="TOC3"/>
                <w:ind w:left="446"/>
              </w:pPr>
              <w:r>
                <w:t xml:space="preserve">Adding </w:t>
              </w:r>
              <w:r w:rsidR="005D002E">
                <w:t>particles</w:t>
              </w:r>
              <w:r w:rsidR="001A5E0C">
                <w:t xml:space="preserve"> </w:t>
              </w:r>
              <w:r>
                <w:ptab w:relativeTo="margin" w:alignment="right" w:leader="dot"/>
              </w:r>
              <w:r>
                <w:t>6</w:t>
              </w:r>
            </w:p>
            <w:p w14:paraId="16159C38" w14:textId="5616C7F1" w:rsidR="00644C6C" w:rsidRDefault="0093007A" w:rsidP="00644C6C">
              <w:pPr>
                <w:pStyle w:val="TOC3"/>
                <w:ind w:left="446"/>
              </w:pPr>
              <w:r>
                <w:t xml:space="preserve">Deleting </w:t>
              </w:r>
              <w:r w:rsidR="005D002E">
                <w:t xml:space="preserve">particles </w:t>
              </w:r>
              <w:r>
                <w:ptab w:relativeTo="margin" w:alignment="right" w:leader="dot"/>
              </w:r>
              <w:r>
                <w:t>6</w:t>
              </w:r>
            </w:p>
            <w:p w14:paraId="411659DB" w14:textId="1B9A3268" w:rsidR="00644C6C" w:rsidRPr="00644C6C" w:rsidRDefault="00644C6C" w:rsidP="00644C6C">
              <w:pPr>
                <w:pStyle w:val="TOC3"/>
                <w:ind w:left="446"/>
              </w:pPr>
              <w:r>
                <w:t xml:space="preserve">Copying particles </w:t>
              </w:r>
              <w:r>
                <w:ptab w:relativeTo="margin" w:alignment="right" w:leader="dot"/>
              </w:r>
              <w:r>
                <w:t>6</w:t>
              </w:r>
            </w:p>
            <w:p w14:paraId="35B7E188" w14:textId="70FF53DA" w:rsidR="0093007A" w:rsidRPr="0093007A" w:rsidRDefault="00044345" w:rsidP="0093007A">
              <w:pPr>
                <w:pStyle w:val="TOC3"/>
                <w:ind w:left="446"/>
              </w:pPr>
              <w:r>
                <w:t>Setting particle</w:t>
              </w:r>
              <w:r w:rsidR="0093007A">
                <w:t xml:space="preserve"> values</w:t>
              </w:r>
              <w:r w:rsidR="0093007A">
                <w:ptab w:relativeTo="margin" w:alignment="right" w:leader="dot"/>
              </w:r>
              <w:r w:rsidR="0093007A">
                <w:t>6</w:t>
              </w:r>
            </w:p>
            <w:p w14:paraId="7BD32F78" w14:textId="527BDCFC" w:rsidR="0076393B" w:rsidRDefault="0093007A" w:rsidP="0076393B">
              <w:pPr>
                <w:pStyle w:val="TOC3"/>
                <w:ind w:left="446"/>
              </w:pPr>
              <w:r>
                <w:t xml:space="preserve">What is </w:t>
              </w:r>
              <w:r w:rsidR="004F14CC">
                <w:t>“</w:t>
              </w:r>
              <w:r>
                <w:t>CoR</w:t>
              </w:r>
              <w:r w:rsidR="004F14CC">
                <w:t>”</w:t>
              </w:r>
              <w:r w:rsidR="001A5E0C">
                <w:t xml:space="preserve"> </w:t>
              </w:r>
              <w:r w:rsidR="0076393B">
                <w:ptab w:relativeTo="margin" w:alignment="right" w:leader="dot"/>
              </w:r>
              <w:r w:rsidR="0076393B">
                <w:t>6</w:t>
              </w:r>
            </w:p>
            <w:p w14:paraId="76F81E80" w14:textId="4D592DB0" w:rsidR="0076393B" w:rsidRDefault="00AB2089" w:rsidP="0093007A">
              <w:pPr>
                <w:pStyle w:val="TOC2"/>
              </w:pPr>
              <w:r>
                <w:t>Graph</w:t>
              </w:r>
              <w:r w:rsidR="0076393B">
                <w:ptab w:relativeTo="margin" w:alignment="right" w:leader="dot"/>
              </w:r>
              <w:r w:rsidR="0076393B">
                <w:t>5</w:t>
              </w:r>
            </w:p>
            <w:p w14:paraId="27B71D79" w14:textId="5216BD2B" w:rsidR="0076393B" w:rsidRDefault="0093007A" w:rsidP="0076393B">
              <w:pPr>
                <w:pStyle w:val="TOC3"/>
                <w:ind w:left="446"/>
              </w:pPr>
              <w:r>
                <w:t>Calibration</w:t>
              </w:r>
              <w:r w:rsidR="001A5E0C">
                <w:t xml:space="preserve"> </w:t>
              </w:r>
              <w:r w:rsidR="0076393B">
                <w:ptab w:relativeTo="margin" w:alignment="right" w:leader="dot"/>
              </w:r>
              <w:r w:rsidR="0076393B">
                <w:t>6</w:t>
              </w:r>
            </w:p>
            <w:p w14:paraId="4B4F0495" w14:textId="4FC93F94" w:rsidR="0093007A" w:rsidRPr="0093007A" w:rsidRDefault="00F446D3" w:rsidP="0093007A">
              <w:pPr>
                <w:pStyle w:val="TOC3"/>
                <w:ind w:left="446"/>
              </w:pPr>
              <w:r>
                <w:t>Zooming</w:t>
              </w:r>
              <w:r w:rsidR="0093007A">
                <w:ptab w:relativeTo="margin" w:alignment="right" w:leader="dot"/>
              </w:r>
              <w:r w:rsidR="0093007A">
                <w:t>6</w:t>
              </w:r>
            </w:p>
            <w:p w14:paraId="1B05DF2A" w14:textId="02D51BCE" w:rsidR="0093007A" w:rsidRPr="0093007A" w:rsidRDefault="00F446D3" w:rsidP="00F446D3">
              <w:pPr>
                <w:pStyle w:val="TOC3"/>
                <w:ind w:left="446"/>
              </w:pPr>
              <w:r>
                <w:t>Moving graph</w:t>
              </w:r>
              <w:r w:rsidR="0093007A">
                <w:ptab w:relativeTo="margin" w:alignment="right" w:leader="dot"/>
              </w:r>
              <w:r w:rsidR="0093007A">
                <w:t>6</w:t>
              </w:r>
            </w:p>
            <w:p w14:paraId="39139DF2" w14:textId="297D9DF9" w:rsidR="0076393B" w:rsidRPr="00AB2089" w:rsidRDefault="0076393B" w:rsidP="00AB2089">
              <w:pPr>
                <w:pStyle w:val="TOC1"/>
              </w:pPr>
              <w:r w:rsidRPr="00AB2089">
                <w:t>Error Handling</w:t>
              </w:r>
              <w:r w:rsidRPr="00AB2089">
                <w:ptab w:relativeTo="margin" w:alignment="right" w:leader="dot"/>
              </w:r>
              <w:r w:rsidRPr="00AB2089">
                <w:t>1</w:t>
              </w:r>
            </w:p>
          </w:sdtContent>
        </w:sdt>
        <w:p w14:paraId="070666DC" w14:textId="20CEFDBE" w:rsidR="0076393B" w:rsidRDefault="0076393B" w:rsidP="0076393B">
          <w:pPr>
            <w:rPr>
              <w:lang w:eastAsia="en-GB"/>
            </w:rPr>
          </w:pPr>
        </w:p>
        <w:p w14:paraId="1BA4B8F3" w14:textId="77777777" w:rsidR="0076393B" w:rsidRPr="0076393B" w:rsidRDefault="0076393B" w:rsidP="0076393B">
          <w:pPr>
            <w:rPr>
              <w:lang w:eastAsia="en-GB"/>
            </w:rPr>
          </w:pPr>
        </w:p>
        <w:p w14:paraId="7977DA13" w14:textId="2DB8B4A9" w:rsidR="00FA39BD" w:rsidRDefault="00FA39BD" w:rsidP="00FA39BD">
          <w:pPr>
            <w:pStyle w:val="Heading2"/>
          </w:pPr>
          <w:bookmarkStart w:id="57" w:name="_Toc413235365"/>
          <w:r w:rsidRPr="007A6E71">
            <w:t>Introduction</w:t>
          </w:r>
          <w:bookmarkEnd w:id="57"/>
        </w:p>
        <w:p w14:paraId="55CF2AD1" w14:textId="52013511" w:rsidR="0076393B" w:rsidRDefault="00AB2089" w:rsidP="0076393B">
          <w:pPr>
            <w:rPr>
              <w:sz w:val="24"/>
              <w:szCs w:val="24"/>
              <w:lang w:eastAsia="en-GB"/>
            </w:rPr>
          </w:pPr>
          <w:r>
            <w:rPr>
              <w:sz w:val="24"/>
              <w:szCs w:val="24"/>
              <w:lang w:eastAsia="en-GB"/>
            </w:rPr>
            <w:t xml:space="preserve">This system is </w:t>
          </w:r>
          <w:r w:rsidR="00176720">
            <w:rPr>
              <w:sz w:val="24"/>
              <w:szCs w:val="24"/>
              <w:lang w:eastAsia="en-GB"/>
            </w:rPr>
            <w:t xml:space="preserve">a simulation </w:t>
          </w:r>
          <w:r>
            <w:rPr>
              <w:sz w:val="24"/>
              <w:szCs w:val="24"/>
              <w:lang w:eastAsia="en-GB"/>
            </w:rPr>
            <w:t xml:space="preserve">designed to make learning the concepts of various types of collisions and energy conservation in physics much more interactive. Through </w:t>
          </w:r>
          <w:r>
            <w:rPr>
              <w:sz w:val="24"/>
              <w:szCs w:val="24"/>
              <w:lang w:eastAsia="en-GB"/>
            </w:rPr>
            <w:lastRenderedPageBreak/>
            <w:t xml:space="preserve">the application of an easy to use interface and a </w:t>
          </w:r>
          <w:r w:rsidR="00176720">
            <w:rPr>
              <w:sz w:val="24"/>
              <w:szCs w:val="24"/>
              <w:lang w:eastAsia="en-GB"/>
            </w:rPr>
            <w:t>powerful set of tools, students should get a firm grasp of the concepts for which this system was created.</w:t>
          </w:r>
        </w:p>
        <w:p w14:paraId="446AD885" w14:textId="351D1E56" w:rsidR="00176720" w:rsidRPr="00AB2089" w:rsidRDefault="00176720" w:rsidP="0076393B">
          <w:pPr>
            <w:rPr>
              <w:sz w:val="24"/>
              <w:szCs w:val="24"/>
              <w:lang w:eastAsia="en-GB"/>
            </w:rPr>
          </w:pPr>
          <w:r>
            <w:rPr>
              <w:sz w:val="24"/>
              <w:szCs w:val="24"/>
              <w:lang w:eastAsia="en-GB"/>
            </w:rPr>
            <w:t>This application provides an area which displays the collisions in progress, and a graph which shows the energy changes of each object. Both of these systems can be controlled using different buttons and sliders.</w:t>
          </w:r>
        </w:p>
        <w:p w14:paraId="6D91B1DD" w14:textId="659C5B10" w:rsidR="00176720" w:rsidRDefault="00FA39BD" w:rsidP="00176720">
          <w:pPr>
            <w:pStyle w:val="Heading2"/>
          </w:pPr>
          <w:bookmarkStart w:id="58" w:name="_Toc413235366"/>
          <w:r w:rsidRPr="007A6E71">
            <w:t>System Requirements</w:t>
          </w:r>
          <w:bookmarkEnd w:id="58"/>
        </w:p>
        <w:p w14:paraId="70C6C502" w14:textId="2AE0B279" w:rsidR="00F56622" w:rsidRDefault="00F56622" w:rsidP="00090E51">
          <w:pPr>
            <w:rPr>
              <w:sz w:val="24"/>
              <w:szCs w:val="24"/>
              <w:lang w:eastAsia="en-GB"/>
            </w:rPr>
          </w:pPr>
          <w:r>
            <w:rPr>
              <w:sz w:val="24"/>
              <w:szCs w:val="24"/>
              <w:lang w:eastAsia="en-GB"/>
            </w:rPr>
            <w:t>The system must be hosted on a site running the most recent version of Apache.</w:t>
          </w:r>
        </w:p>
        <w:p w14:paraId="52210A21" w14:textId="6C617AD7" w:rsidR="00090E51" w:rsidRDefault="00090E51" w:rsidP="00090E51">
          <w:pPr>
            <w:rPr>
              <w:sz w:val="24"/>
              <w:szCs w:val="24"/>
              <w:lang w:eastAsia="en-GB"/>
            </w:rPr>
          </w:pPr>
          <w:r>
            <w:rPr>
              <w:sz w:val="24"/>
              <w:szCs w:val="24"/>
              <w:lang w:eastAsia="en-GB"/>
            </w:rPr>
            <w:t>Minimum requirements:</w:t>
          </w:r>
        </w:p>
        <w:p w14:paraId="69974C92" w14:textId="57A3AAAD" w:rsidR="00090E51" w:rsidRDefault="00090E51" w:rsidP="00E460D1">
          <w:pPr>
            <w:pStyle w:val="ListParagraph"/>
            <w:numPr>
              <w:ilvl w:val="0"/>
              <w:numId w:val="14"/>
            </w:numPr>
            <w:rPr>
              <w:sz w:val="24"/>
              <w:szCs w:val="24"/>
              <w:lang w:eastAsia="en-GB"/>
            </w:rPr>
          </w:pPr>
          <w:r>
            <w:rPr>
              <w:sz w:val="24"/>
              <w:szCs w:val="24"/>
              <w:lang w:eastAsia="en-GB"/>
            </w:rPr>
            <w:t>1.3 GHz Processor</w:t>
          </w:r>
        </w:p>
        <w:p w14:paraId="7D6CF298" w14:textId="4C47D7C7" w:rsidR="00090E51" w:rsidRDefault="00090E51" w:rsidP="00E460D1">
          <w:pPr>
            <w:pStyle w:val="ListParagraph"/>
            <w:numPr>
              <w:ilvl w:val="0"/>
              <w:numId w:val="14"/>
            </w:numPr>
            <w:rPr>
              <w:sz w:val="24"/>
              <w:szCs w:val="24"/>
              <w:lang w:eastAsia="en-GB"/>
            </w:rPr>
          </w:pPr>
          <w:r>
            <w:rPr>
              <w:sz w:val="24"/>
              <w:szCs w:val="24"/>
              <w:lang w:eastAsia="en-GB"/>
            </w:rPr>
            <w:t>512 MB RAM</w:t>
          </w:r>
        </w:p>
        <w:p w14:paraId="3CD7999F" w14:textId="0EB8A5BD" w:rsidR="00090E51" w:rsidRDefault="00090E51" w:rsidP="00E460D1">
          <w:pPr>
            <w:pStyle w:val="ListParagraph"/>
            <w:numPr>
              <w:ilvl w:val="0"/>
              <w:numId w:val="14"/>
            </w:numPr>
            <w:rPr>
              <w:sz w:val="24"/>
              <w:szCs w:val="24"/>
              <w:lang w:eastAsia="en-GB"/>
            </w:rPr>
          </w:pPr>
          <w:r>
            <w:rPr>
              <w:sz w:val="24"/>
              <w:szCs w:val="24"/>
              <w:lang w:eastAsia="en-GB"/>
            </w:rPr>
            <w:t>350 MB Disk space</w:t>
          </w:r>
        </w:p>
        <w:p w14:paraId="03D79EA6" w14:textId="605E0A08" w:rsidR="00090E51" w:rsidRDefault="00090E51" w:rsidP="00E460D1">
          <w:pPr>
            <w:pStyle w:val="ListParagraph"/>
            <w:numPr>
              <w:ilvl w:val="0"/>
              <w:numId w:val="14"/>
            </w:numPr>
            <w:rPr>
              <w:sz w:val="24"/>
              <w:szCs w:val="24"/>
              <w:lang w:eastAsia="en-GB"/>
            </w:rPr>
          </w:pPr>
          <w:r>
            <w:rPr>
              <w:sz w:val="24"/>
              <w:szCs w:val="24"/>
              <w:lang w:eastAsia="en-GB"/>
            </w:rPr>
            <w:t>Internet connection</w:t>
          </w:r>
        </w:p>
        <w:p w14:paraId="2837D5D4" w14:textId="74F251C6" w:rsidR="00DA34F4" w:rsidRPr="007B2643" w:rsidRDefault="00DA34F4" w:rsidP="00E460D1">
          <w:pPr>
            <w:pStyle w:val="ListParagraph"/>
            <w:numPr>
              <w:ilvl w:val="0"/>
              <w:numId w:val="14"/>
            </w:numPr>
            <w:rPr>
              <w:sz w:val="24"/>
              <w:szCs w:val="24"/>
              <w:lang w:eastAsia="en-GB"/>
            </w:rPr>
          </w:pPr>
          <w:r>
            <w:rPr>
              <w:sz w:val="24"/>
              <w:szCs w:val="24"/>
              <w:lang w:eastAsia="en-GB"/>
            </w:rPr>
            <w:t>Google Chrome</w:t>
          </w:r>
        </w:p>
        <w:p w14:paraId="5CBB0871" w14:textId="173F2A75" w:rsidR="00090E51" w:rsidRDefault="00090E51" w:rsidP="00090E51">
          <w:pPr>
            <w:rPr>
              <w:sz w:val="24"/>
              <w:szCs w:val="24"/>
              <w:lang w:eastAsia="en-GB"/>
            </w:rPr>
          </w:pPr>
          <w:r>
            <w:rPr>
              <w:sz w:val="24"/>
              <w:szCs w:val="24"/>
              <w:lang w:eastAsia="en-GB"/>
            </w:rPr>
            <w:t>Recommended requirements:</w:t>
          </w:r>
        </w:p>
        <w:p w14:paraId="242414D0" w14:textId="1A1830A4" w:rsidR="00090E51" w:rsidRDefault="00090E51" w:rsidP="00E460D1">
          <w:pPr>
            <w:pStyle w:val="ListParagraph"/>
            <w:numPr>
              <w:ilvl w:val="0"/>
              <w:numId w:val="15"/>
            </w:numPr>
            <w:rPr>
              <w:sz w:val="24"/>
              <w:szCs w:val="24"/>
              <w:lang w:eastAsia="en-GB"/>
            </w:rPr>
          </w:pPr>
          <w:r>
            <w:rPr>
              <w:sz w:val="24"/>
              <w:szCs w:val="24"/>
              <w:lang w:eastAsia="en-GB"/>
            </w:rPr>
            <w:t>2.0 GHz Processor</w:t>
          </w:r>
        </w:p>
        <w:p w14:paraId="74090BD7" w14:textId="5BC15706" w:rsidR="00090E51" w:rsidRDefault="00090E51" w:rsidP="00E460D1">
          <w:pPr>
            <w:pStyle w:val="ListParagraph"/>
            <w:numPr>
              <w:ilvl w:val="0"/>
              <w:numId w:val="15"/>
            </w:numPr>
            <w:rPr>
              <w:sz w:val="24"/>
              <w:szCs w:val="24"/>
              <w:lang w:eastAsia="en-GB"/>
            </w:rPr>
          </w:pPr>
          <w:r>
            <w:rPr>
              <w:sz w:val="24"/>
              <w:szCs w:val="24"/>
              <w:lang w:eastAsia="en-GB"/>
            </w:rPr>
            <w:t>1024 MB RAM</w:t>
          </w:r>
        </w:p>
        <w:p w14:paraId="2D0ECF08" w14:textId="2F3AAAF3" w:rsidR="00090E51" w:rsidRDefault="00090E51" w:rsidP="00E460D1">
          <w:pPr>
            <w:pStyle w:val="ListParagraph"/>
            <w:numPr>
              <w:ilvl w:val="0"/>
              <w:numId w:val="15"/>
            </w:numPr>
            <w:rPr>
              <w:sz w:val="24"/>
              <w:szCs w:val="24"/>
              <w:lang w:eastAsia="en-GB"/>
            </w:rPr>
          </w:pPr>
          <w:r>
            <w:rPr>
              <w:sz w:val="24"/>
              <w:szCs w:val="24"/>
              <w:lang w:eastAsia="en-GB"/>
            </w:rPr>
            <w:t>350 MB Disk space</w:t>
          </w:r>
        </w:p>
        <w:p w14:paraId="23347A0B" w14:textId="78BCF388" w:rsidR="00090E51" w:rsidRDefault="00090E51" w:rsidP="00E460D1">
          <w:pPr>
            <w:pStyle w:val="ListParagraph"/>
            <w:numPr>
              <w:ilvl w:val="0"/>
              <w:numId w:val="15"/>
            </w:numPr>
            <w:rPr>
              <w:sz w:val="24"/>
              <w:szCs w:val="24"/>
              <w:lang w:eastAsia="en-GB"/>
            </w:rPr>
          </w:pPr>
          <w:r>
            <w:rPr>
              <w:sz w:val="24"/>
              <w:szCs w:val="24"/>
              <w:lang w:eastAsia="en-GB"/>
            </w:rPr>
            <w:t>Internet connection</w:t>
          </w:r>
        </w:p>
        <w:p w14:paraId="09616A71" w14:textId="15CCB030" w:rsidR="00176720" w:rsidRDefault="00090E51" w:rsidP="00E460D1">
          <w:pPr>
            <w:pStyle w:val="ListParagraph"/>
            <w:numPr>
              <w:ilvl w:val="0"/>
              <w:numId w:val="15"/>
            </w:numPr>
            <w:rPr>
              <w:sz w:val="24"/>
              <w:szCs w:val="24"/>
              <w:lang w:eastAsia="en-GB"/>
            </w:rPr>
          </w:pPr>
          <w:r>
            <w:rPr>
              <w:sz w:val="24"/>
              <w:szCs w:val="24"/>
              <w:lang w:eastAsia="en-GB"/>
            </w:rPr>
            <w:t>Google Chrome</w:t>
          </w:r>
        </w:p>
        <w:p w14:paraId="688FD8E2" w14:textId="77777777" w:rsidR="00090E51" w:rsidRPr="00090E51" w:rsidRDefault="00090E51" w:rsidP="00090E51">
          <w:pPr>
            <w:pStyle w:val="ListParagraph"/>
            <w:rPr>
              <w:sz w:val="24"/>
              <w:szCs w:val="24"/>
              <w:lang w:eastAsia="en-GB"/>
            </w:rPr>
          </w:pPr>
        </w:p>
        <w:p w14:paraId="4865DB64" w14:textId="5D6BA8D5" w:rsidR="00FA39BD" w:rsidRDefault="00FA39BD" w:rsidP="00FA39BD">
          <w:pPr>
            <w:pStyle w:val="Heading2"/>
            <w:rPr>
              <w:sz w:val="24"/>
              <w:szCs w:val="24"/>
            </w:rPr>
          </w:pPr>
          <w:bookmarkStart w:id="59" w:name="_Toc413235367"/>
          <w:r w:rsidRPr="00176720">
            <w:rPr>
              <w:sz w:val="24"/>
              <w:szCs w:val="24"/>
            </w:rPr>
            <w:t>Installation</w:t>
          </w:r>
          <w:bookmarkEnd w:id="59"/>
        </w:p>
        <w:p w14:paraId="74F2F3C7" w14:textId="7C90FCF1" w:rsidR="00BD11F1" w:rsidRDefault="00CB6DB3" w:rsidP="00BD11F1">
          <w:pPr>
            <w:rPr>
              <w:sz w:val="24"/>
              <w:szCs w:val="24"/>
              <w:lang w:eastAsia="en-GB"/>
            </w:rPr>
          </w:pPr>
          <w:r>
            <w:rPr>
              <w:sz w:val="24"/>
              <w:szCs w:val="24"/>
              <w:lang w:eastAsia="en-GB"/>
            </w:rPr>
            <w:t xml:space="preserve">To install this system, all that has to be done is to install Google Chrome. Follow this guide: </w:t>
          </w:r>
          <w:hyperlink r:id="rId15" w:history="1">
            <w:r w:rsidR="00E05997" w:rsidRPr="00545438">
              <w:rPr>
                <w:rStyle w:val="Hyperlink"/>
                <w:sz w:val="24"/>
                <w:szCs w:val="24"/>
                <w:lang w:eastAsia="en-GB"/>
              </w:rPr>
              <w:t>https://support.google.com/chrome/answer/95346?hl=en</w:t>
            </w:r>
          </w:hyperlink>
        </w:p>
        <w:p w14:paraId="6144AEFF" w14:textId="7543E49D" w:rsidR="00E05997" w:rsidRDefault="00E05997" w:rsidP="00BD11F1">
          <w:pPr>
            <w:rPr>
              <w:sz w:val="24"/>
              <w:szCs w:val="24"/>
              <w:lang w:eastAsia="en-GB"/>
            </w:rPr>
          </w:pPr>
          <w:r>
            <w:rPr>
              <w:noProof/>
              <w:sz w:val="24"/>
              <w:szCs w:val="24"/>
              <w:lang w:eastAsia="en-GB"/>
            </w:rPr>
            <w:lastRenderedPageBreak/>
            <w:drawing>
              <wp:inline distT="0" distB="0" distL="0" distR="0" wp14:anchorId="3557E1E6" wp14:editId="69E0EF29">
                <wp:extent cx="576072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77F227D" w14:textId="682D1B57" w:rsidR="00BD11F1" w:rsidRPr="00EF2CB5" w:rsidRDefault="005F3BCE" w:rsidP="00BD11F1">
          <w:pPr>
            <w:rPr>
              <w:sz w:val="24"/>
              <w:szCs w:val="24"/>
              <w:lang w:eastAsia="en-GB"/>
            </w:rPr>
          </w:pPr>
          <w:r>
            <w:rPr>
              <w:sz w:val="24"/>
              <w:szCs w:val="24"/>
              <w:lang w:eastAsia="en-GB"/>
            </w:rPr>
            <w:t>Select one of the red boxes which matches your system. A guide will come up on how to install Google Chrome.</w:t>
          </w:r>
        </w:p>
        <w:p w14:paraId="069E5835" w14:textId="324E7ED0" w:rsidR="00FA39BD" w:rsidRDefault="00FA39BD" w:rsidP="00FA39BD">
          <w:pPr>
            <w:pStyle w:val="Heading2"/>
            <w:rPr>
              <w:sz w:val="24"/>
              <w:szCs w:val="24"/>
            </w:rPr>
          </w:pPr>
          <w:bookmarkStart w:id="60" w:name="_Toc413235368"/>
          <w:r w:rsidRPr="00176720">
            <w:rPr>
              <w:sz w:val="24"/>
              <w:szCs w:val="24"/>
            </w:rPr>
            <w:t>Using the system</w:t>
          </w:r>
          <w:bookmarkEnd w:id="60"/>
        </w:p>
        <w:p w14:paraId="0711B80D" w14:textId="77777777" w:rsidR="005D002E" w:rsidRPr="00E70AE3" w:rsidRDefault="005D002E" w:rsidP="00E460D1">
          <w:pPr>
            <w:pStyle w:val="ListParagraph"/>
            <w:numPr>
              <w:ilvl w:val="0"/>
              <w:numId w:val="16"/>
            </w:numPr>
            <w:rPr>
              <w:sz w:val="24"/>
              <w:szCs w:val="24"/>
              <w:lang w:eastAsia="en-GB"/>
            </w:rPr>
          </w:pPr>
          <w:r>
            <w:rPr>
              <w:b/>
              <w:sz w:val="24"/>
              <w:szCs w:val="24"/>
              <w:lang w:eastAsia="en-GB"/>
            </w:rPr>
            <w:t>Controlling the simulation</w:t>
          </w:r>
        </w:p>
        <w:p w14:paraId="19382A87" w14:textId="77777777" w:rsidR="00E70AE3" w:rsidRDefault="00E70AE3" w:rsidP="00E70AE3">
          <w:pPr>
            <w:pStyle w:val="ListParagraph"/>
            <w:ind w:left="360"/>
            <w:rPr>
              <w:sz w:val="24"/>
              <w:szCs w:val="24"/>
              <w:lang w:eastAsia="en-GB"/>
            </w:rPr>
          </w:pPr>
          <w:r w:rsidRPr="00E70AE3">
            <w:rPr>
              <w:sz w:val="24"/>
              <w:szCs w:val="24"/>
              <w:lang w:eastAsia="en-GB"/>
            </w:rPr>
            <w:t>All of the controls for the simulation are located in this panel:</w:t>
          </w:r>
        </w:p>
        <w:p w14:paraId="76330FFF" w14:textId="447776FF" w:rsidR="00E70AE3" w:rsidRDefault="00E70AE3" w:rsidP="00E70AE3">
          <w:pPr>
            <w:pStyle w:val="ListParagraph"/>
            <w:ind w:left="360"/>
            <w:rPr>
              <w:sz w:val="24"/>
              <w:szCs w:val="24"/>
              <w:lang w:eastAsia="en-GB"/>
            </w:rPr>
          </w:pPr>
        </w:p>
        <w:p w14:paraId="361CFDB0" w14:textId="480D1D05" w:rsidR="00E70AE3" w:rsidRDefault="00E70AE3" w:rsidP="00E70AE3">
          <w:pPr>
            <w:pStyle w:val="ListParagraph"/>
            <w:ind w:left="360"/>
            <w:rPr>
              <w:sz w:val="24"/>
              <w:szCs w:val="24"/>
              <w:lang w:eastAsia="en-GB"/>
            </w:rPr>
          </w:pPr>
          <w:r>
            <w:rPr>
              <w:noProof/>
              <w:sz w:val="24"/>
              <w:szCs w:val="24"/>
              <w:lang w:eastAsia="en-GB"/>
            </w:rPr>
            <w:drawing>
              <wp:inline distT="0" distB="0" distL="0" distR="0" wp14:anchorId="1722BDBA" wp14:editId="2CB21CF1">
                <wp:extent cx="198120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600200"/>
                        </a:xfrm>
                        <a:prstGeom prst="rect">
                          <a:avLst/>
                        </a:prstGeom>
                        <a:noFill/>
                        <a:ln>
                          <a:noFill/>
                        </a:ln>
                      </pic:spPr>
                    </pic:pic>
                  </a:graphicData>
                </a:graphic>
              </wp:inline>
            </w:drawing>
          </w:r>
        </w:p>
        <w:p w14:paraId="3A1F2FFE" w14:textId="77777777" w:rsidR="00E70AE3" w:rsidRDefault="00E70AE3" w:rsidP="00E70AE3">
          <w:pPr>
            <w:pStyle w:val="ListParagraph"/>
            <w:ind w:left="360"/>
            <w:rPr>
              <w:sz w:val="24"/>
              <w:szCs w:val="24"/>
              <w:lang w:eastAsia="en-GB"/>
            </w:rPr>
          </w:pPr>
        </w:p>
        <w:p w14:paraId="4664247E" w14:textId="43D5667B" w:rsidR="00E70AE3" w:rsidRDefault="00E70AE3" w:rsidP="00571468">
          <w:pPr>
            <w:pStyle w:val="ListParagraph"/>
            <w:numPr>
              <w:ilvl w:val="1"/>
              <w:numId w:val="16"/>
            </w:numPr>
            <w:spacing w:before="240" w:line="360" w:lineRule="auto"/>
            <w:rPr>
              <w:sz w:val="24"/>
              <w:szCs w:val="24"/>
              <w:lang w:eastAsia="en-GB"/>
            </w:rPr>
          </w:pPr>
          <w:r w:rsidRPr="00E70AE3">
            <w:rPr>
              <w:sz w:val="24"/>
              <w:szCs w:val="24"/>
              <w:lang w:eastAsia="en-GB"/>
            </w:rPr>
            <w:t>Run/pause/step forward the simulation</w:t>
          </w:r>
        </w:p>
        <w:p w14:paraId="6CC94955" w14:textId="77777777" w:rsidR="00E70AE3" w:rsidRDefault="00E70AE3" w:rsidP="00571468">
          <w:pPr>
            <w:pStyle w:val="ListParagraph"/>
            <w:spacing w:before="240" w:line="360" w:lineRule="auto"/>
            <w:ind w:left="792"/>
            <w:rPr>
              <w:sz w:val="24"/>
              <w:szCs w:val="24"/>
              <w:lang w:eastAsia="en-GB"/>
            </w:rPr>
          </w:pPr>
        </w:p>
        <w:p w14:paraId="405B9D7A" w14:textId="15B53847" w:rsidR="00E70AE3" w:rsidRDefault="00E70AE3" w:rsidP="00571468">
          <w:pPr>
            <w:pStyle w:val="ListParagraph"/>
            <w:spacing w:before="240" w:line="360" w:lineRule="auto"/>
            <w:ind w:left="792"/>
            <w:rPr>
              <w:sz w:val="24"/>
              <w:szCs w:val="24"/>
              <w:lang w:eastAsia="en-GB"/>
            </w:rPr>
          </w:pPr>
          <w:r>
            <w:rPr>
              <w:sz w:val="24"/>
              <w:szCs w:val="24"/>
              <w:lang w:eastAsia="en-GB"/>
            </w:rPr>
            <w:t>To pause the simulation, click PAUSE.</w:t>
          </w:r>
        </w:p>
        <w:p w14:paraId="747A3827" w14:textId="44DFF5C6" w:rsidR="00E70AE3" w:rsidRDefault="00E70AE3" w:rsidP="00571468">
          <w:pPr>
            <w:pStyle w:val="ListParagraph"/>
            <w:spacing w:before="240" w:line="360" w:lineRule="auto"/>
            <w:ind w:left="792"/>
            <w:rPr>
              <w:sz w:val="24"/>
              <w:szCs w:val="24"/>
              <w:lang w:eastAsia="en-GB"/>
            </w:rPr>
          </w:pPr>
          <w:r>
            <w:rPr>
              <w:sz w:val="24"/>
              <w:szCs w:val="24"/>
              <w:lang w:eastAsia="en-GB"/>
            </w:rPr>
            <w:t>To resume the simulation, click RUN (the pause button will change to RUN).</w:t>
          </w:r>
        </w:p>
        <w:p w14:paraId="40923AA0" w14:textId="5EE48B1D" w:rsidR="00E70AE3" w:rsidRPr="00E70AE3" w:rsidRDefault="00E70AE3" w:rsidP="00571468">
          <w:pPr>
            <w:pStyle w:val="ListParagraph"/>
            <w:spacing w:before="240" w:line="360" w:lineRule="auto"/>
            <w:ind w:left="792"/>
            <w:rPr>
              <w:sz w:val="24"/>
              <w:szCs w:val="24"/>
              <w:lang w:eastAsia="en-GB"/>
            </w:rPr>
          </w:pPr>
          <w:r>
            <w:rPr>
              <w:sz w:val="24"/>
              <w:szCs w:val="24"/>
              <w:lang w:eastAsia="en-GB"/>
            </w:rPr>
            <w:t>TO step forward the simulation by one update, click NEXT.</w:t>
          </w:r>
        </w:p>
        <w:p w14:paraId="010F3B1E" w14:textId="77777777" w:rsidR="00E70AE3" w:rsidRDefault="00E70AE3" w:rsidP="00571468">
          <w:pPr>
            <w:pStyle w:val="ListParagraph"/>
            <w:spacing w:before="240" w:line="360" w:lineRule="auto"/>
            <w:ind w:left="792"/>
            <w:rPr>
              <w:sz w:val="24"/>
              <w:szCs w:val="24"/>
              <w:lang w:eastAsia="en-GB"/>
            </w:rPr>
          </w:pPr>
        </w:p>
        <w:p w14:paraId="00B9BDBE" w14:textId="5ED67C70" w:rsidR="00E70AE3" w:rsidRDefault="00E70AE3" w:rsidP="00571468">
          <w:pPr>
            <w:pStyle w:val="ListParagraph"/>
            <w:numPr>
              <w:ilvl w:val="1"/>
              <w:numId w:val="16"/>
            </w:numPr>
            <w:spacing w:before="240" w:line="360" w:lineRule="auto"/>
            <w:rPr>
              <w:sz w:val="24"/>
              <w:szCs w:val="24"/>
              <w:lang w:eastAsia="en-GB"/>
            </w:rPr>
          </w:pPr>
          <w:r w:rsidRPr="00E70AE3">
            <w:rPr>
              <w:sz w:val="24"/>
              <w:szCs w:val="24"/>
            </w:rPr>
            <w:t>Saving/loading state</w:t>
          </w:r>
        </w:p>
        <w:p w14:paraId="0CD19ADF" w14:textId="38B18109" w:rsidR="00547506" w:rsidRPr="00E70AE3" w:rsidRDefault="00E70AE3" w:rsidP="00571468">
          <w:pPr>
            <w:spacing w:before="240" w:line="360" w:lineRule="auto"/>
            <w:ind w:left="720"/>
            <w:rPr>
              <w:sz w:val="24"/>
              <w:szCs w:val="24"/>
              <w:lang w:eastAsia="en-GB"/>
            </w:rPr>
          </w:pPr>
          <w:r>
            <w:rPr>
              <w:sz w:val="24"/>
              <w:szCs w:val="24"/>
              <w:lang w:eastAsia="en-GB"/>
            </w:rPr>
            <w:t>To save the simulation</w:t>
          </w:r>
          <w:r w:rsidR="00547506">
            <w:rPr>
              <w:sz w:val="24"/>
              <w:szCs w:val="24"/>
              <w:lang w:eastAsia="en-GB"/>
            </w:rPr>
            <w:t>’s current state, click SAVE.</w:t>
          </w:r>
          <w:r w:rsidR="00547506">
            <w:rPr>
              <w:sz w:val="24"/>
              <w:szCs w:val="24"/>
              <w:lang w:eastAsia="en-GB"/>
            </w:rPr>
            <w:br/>
            <w:t>To load the last state of the simulation, click LOAD.</w:t>
          </w:r>
        </w:p>
        <w:p w14:paraId="0CB007DF" w14:textId="2C346047" w:rsidR="00547506" w:rsidRDefault="00547506" w:rsidP="00571468">
          <w:pPr>
            <w:pStyle w:val="ListParagraph"/>
            <w:numPr>
              <w:ilvl w:val="1"/>
              <w:numId w:val="16"/>
            </w:numPr>
            <w:spacing w:before="240" w:line="360" w:lineRule="auto"/>
            <w:rPr>
              <w:sz w:val="24"/>
              <w:szCs w:val="24"/>
              <w:lang w:eastAsia="en-GB"/>
            </w:rPr>
          </w:pPr>
          <w:r>
            <w:rPr>
              <w:sz w:val="24"/>
              <w:szCs w:val="24"/>
            </w:rPr>
            <w:lastRenderedPageBreak/>
            <w:t>Resetting the simulation</w:t>
          </w:r>
        </w:p>
        <w:p w14:paraId="705E3F82" w14:textId="63DCBD89" w:rsidR="00547506" w:rsidRDefault="00547506" w:rsidP="0090470B">
          <w:pPr>
            <w:pStyle w:val="ListParagraph"/>
            <w:spacing w:line="360" w:lineRule="auto"/>
            <w:ind w:left="792"/>
            <w:rPr>
              <w:sz w:val="24"/>
              <w:szCs w:val="24"/>
            </w:rPr>
          </w:pPr>
          <w:r>
            <w:rPr>
              <w:sz w:val="24"/>
              <w:szCs w:val="24"/>
            </w:rPr>
            <w:t>To reset the simulation back to default, click RESET.</w:t>
          </w:r>
        </w:p>
        <w:p w14:paraId="266024AF" w14:textId="77777777" w:rsidR="0090470B" w:rsidRPr="0090470B" w:rsidRDefault="0090470B" w:rsidP="0090470B">
          <w:pPr>
            <w:pStyle w:val="ListParagraph"/>
            <w:spacing w:line="360" w:lineRule="auto"/>
            <w:ind w:left="792"/>
            <w:rPr>
              <w:sz w:val="24"/>
              <w:szCs w:val="24"/>
            </w:rPr>
          </w:pPr>
        </w:p>
        <w:p w14:paraId="16586307" w14:textId="75AFAA10" w:rsidR="00547506" w:rsidRPr="00571468" w:rsidRDefault="00547506" w:rsidP="00571468">
          <w:pPr>
            <w:pStyle w:val="ListParagraph"/>
            <w:numPr>
              <w:ilvl w:val="1"/>
              <w:numId w:val="16"/>
            </w:numPr>
            <w:spacing w:line="360" w:lineRule="auto"/>
            <w:rPr>
              <w:sz w:val="24"/>
              <w:szCs w:val="24"/>
              <w:lang w:eastAsia="en-GB"/>
            </w:rPr>
          </w:pPr>
          <w:r w:rsidRPr="00547506">
            <w:rPr>
              <w:sz w:val="24"/>
              <w:szCs w:val="24"/>
              <w:lang w:eastAsia="en-GB"/>
            </w:rPr>
            <w:t>Getting simulation data, e.g., the directions of the particles</w:t>
          </w:r>
        </w:p>
        <w:p w14:paraId="57DBAE40" w14:textId="47028B98" w:rsidR="00547506" w:rsidRDefault="00547506" w:rsidP="00571468">
          <w:pPr>
            <w:pStyle w:val="ListParagraph"/>
            <w:spacing w:line="360" w:lineRule="auto"/>
            <w:ind w:left="792"/>
            <w:rPr>
              <w:sz w:val="24"/>
              <w:szCs w:val="24"/>
              <w:lang w:eastAsia="en-GB"/>
            </w:rPr>
          </w:pPr>
          <w:r>
            <w:rPr>
              <w:sz w:val="24"/>
              <w:szCs w:val="24"/>
              <w:lang w:eastAsia="en-GB"/>
            </w:rPr>
            <w:t>Click the DATA button to get information about the current simulation.</w:t>
          </w:r>
        </w:p>
        <w:p w14:paraId="21B8BB9F" w14:textId="77777777" w:rsidR="00547506" w:rsidRPr="00E70AE3" w:rsidRDefault="00547506" w:rsidP="00571468">
          <w:pPr>
            <w:pStyle w:val="ListParagraph"/>
            <w:spacing w:line="360" w:lineRule="auto"/>
            <w:ind w:left="792"/>
            <w:rPr>
              <w:sz w:val="24"/>
              <w:szCs w:val="24"/>
              <w:lang w:eastAsia="en-GB"/>
            </w:rPr>
          </w:pPr>
        </w:p>
        <w:p w14:paraId="47B20EF9" w14:textId="53D901CF" w:rsidR="00547506" w:rsidRPr="00571468" w:rsidRDefault="00E70AE3" w:rsidP="00571468">
          <w:pPr>
            <w:pStyle w:val="ListParagraph"/>
            <w:numPr>
              <w:ilvl w:val="1"/>
              <w:numId w:val="16"/>
            </w:numPr>
            <w:spacing w:line="360" w:lineRule="auto"/>
            <w:rPr>
              <w:sz w:val="24"/>
              <w:szCs w:val="24"/>
              <w:lang w:eastAsia="en-GB"/>
            </w:rPr>
          </w:pPr>
          <w:r w:rsidRPr="00E70AE3">
            <w:rPr>
              <w:sz w:val="24"/>
              <w:szCs w:val="24"/>
            </w:rPr>
            <w:t>Simulation speed</w:t>
          </w:r>
        </w:p>
        <w:p w14:paraId="267E85D0" w14:textId="66F02CF1" w:rsidR="00D508DB" w:rsidRDefault="00547506" w:rsidP="00FD3C34">
          <w:pPr>
            <w:pStyle w:val="ListParagraph"/>
            <w:spacing w:line="360" w:lineRule="auto"/>
            <w:ind w:left="792"/>
            <w:rPr>
              <w:sz w:val="24"/>
              <w:szCs w:val="24"/>
            </w:rPr>
          </w:pPr>
          <w:r>
            <w:rPr>
              <w:sz w:val="24"/>
              <w:szCs w:val="24"/>
            </w:rPr>
            <w:t>Slide the Speed slider to change the speed of the simulation.</w:t>
          </w:r>
        </w:p>
        <w:p w14:paraId="26F8FB42" w14:textId="77777777" w:rsidR="00FD3C34" w:rsidRPr="00571468" w:rsidRDefault="00FD3C34" w:rsidP="00FD3C34">
          <w:pPr>
            <w:pStyle w:val="ListParagraph"/>
            <w:spacing w:line="360" w:lineRule="auto"/>
            <w:ind w:left="792"/>
            <w:rPr>
              <w:sz w:val="24"/>
              <w:szCs w:val="24"/>
              <w:lang w:eastAsia="en-GB"/>
            </w:rPr>
          </w:pPr>
        </w:p>
        <w:p w14:paraId="10FE1CD1" w14:textId="147B7AFD" w:rsidR="00595832" w:rsidRPr="00E70AE3" w:rsidRDefault="005D002E" w:rsidP="00E460D1">
          <w:pPr>
            <w:pStyle w:val="ListParagraph"/>
            <w:numPr>
              <w:ilvl w:val="0"/>
              <w:numId w:val="16"/>
            </w:numPr>
            <w:rPr>
              <w:sz w:val="24"/>
              <w:szCs w:val="24"/>
              <w:lang w:eastAsia="en-GB"/>
            </w:rPr>
          </w:pPr>
          <w:r>
            <w:rPr>
              <w:b/>
              <w:sz w:val="24"/>
              <w:szCs w:val="24"/>
              <w:lang w:eastAsia="en-GB"/>
            </w:rPr>
            <w:t>Managing particles</w:t>
          </w:r>
        </w:p>
        <w:p w14:paraId="41B7FBE8" w14:textId="77777777" w:rsidR="00E70AE3" w:rsidRDefault="00E70AE3" w:rsidP="00E70AE3">
          <w:pPr>
            <w:pStyle w:val="ListParagraph"/>
            <w:ind w:left="360"/>
            <w:rPr>
              <w:b/>
              <w:sz w:val="24"/>
              <w:szCs w:val="24"/>
              <w:lang w:eastAsia="en-GB"/>
            </w:rPr>
          </w:pPr>
        </w:p>
        <w:p w14:paraId="4A47D18A" w14:textId="724EDE0C" w:rsidR="00E70AE3" w:rsidRDefault="00E70AE3" w:rsidP="00E70AE3">
          <w:pPr>
            <w:pStyle w:val="ListParagraph"/>
            <w:ind w:left="360"/>
            <w:rPr>
              <w:sz w:val="24"/>
              <w:szCs w:val="24"/>
              <w:lang w:eastAsia="en-GB"/>
            </w:rPr>
          </w:pPr>
          <w:r>
            <w:rPr>
              <w:sz w:val="24"/>
              <w:szCs w:val="24"/>
              <w:lang w:eastAsia="en-GB"/>
            </w:rPr>
            <w:t>All of the controls for adding/removing particles are located in this panel:</w:t>
          </w:r>
        </w:p>
        <w:p w14:paraId="403E884E" w14:textId="28F7F12C" w:rsidR="00E70AE3" w:rsidRDefault="00E70AE3" w:rsidP="00E70AE3">
          <w:pPr>
            <w:pStyle w:val="ListParagraph"/>
            <w:ind w:left="360"/>
            <w:rPr>
              <w:sz w:val="24"/>
              <w:szCs w:val="24"/>
              <w:lang w:eastAsia="en-GB"/>
            </w:rPr>
          </w:pPr>
          <w:r>
            <w:rPr>
              <w:sz w:val="24"/>
              <w:szCs w:val="24"/>
              <w:lang w:eastAsia="en-GB"/>
            </w:rPr>
            <w:tab/>
          </w:r>
        </w:p>
        <w:p w14:paraId="4AEBE0C7" w14:textId="768570DA" w:rsidR="00E70AE3" w:rsidRPr="00E70AE3" w:rsidRDefault="00E70AE3" w:rsidP="00E70AE3">
          <w:pPr>
            <w:pStyle w:val="ListParagraph"/>
            <w:ind w:left="360"/>
            <w:rPr>
              <w:sz w:val="24"/>
              <w:szCs w:val="24"/>
              <w:lang w:eastAsia="en-GB"/>
            </w:rPr>
          </w:pPr>
          <w:r>
            <w:rPr>
              <w:noProof/>
              <w:sz w:val="24"/>
              <w:szCs w:val="24"/>
              <w:lang w:eastAsia="en-GB"/>
            </w:rPr>
            <w:drawing>
              <wp:inline distT="0" distB="0" distL="0" distR="0" wp14:anchorId="61130D3F" wp14:editId="1623CD3E">
                <wp:extent cx="4076700" cy="101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1019175"/>
                        </a:xfrm>
                        <a:prstGeom prst="rect">
                          <a:avLst/>
                        </a:prstGeom>
                        <a:noFill/>
                        <a:ln>
                          <a:noFill/>
                        </a:ln>
                      </pic:spPr>
                    </pic:pic>
                  </a:graphicData>
                </a:graphic>
              </wp:inline>
            </w:drawing>
          </w:r>
        </w:p>
        <w:p w14:paraId="4FBED9AC" w14:textId="0CAB5CBF" w:rsidR="00846D8F" w:rsidRDefault="00846D8F" w:rsidP="00E460D1">
          <w:pPr>
            <w:pStyle w:val="TOC3"/>
            <w:numPr>
              <w:ilvl w:val="1"/>
              <w:numId w:val="16"/>
            </w:numPr>
          </w:pPr>
          <w:r>
            <w:t xml:space="preserve">Adding particles </w:t>
          </w:r>
        </w:p>
        <w:p w14:paraId="39A4DDC9" w14:textId="69567E92" w:rsidR="00005226" w:rsidRDefault="00475096" w:rsidP="00536DA2">
          <w:pPr>
            <w:ind w:left="720" w:firstLine="360"/>
            <w:rPr>
              <w:sz w:val="24"/>
              <w:szCs w:val="24"/>
              <w:lang w:eastAsia="en-GB"/>
            </w:rPr>
          </w:pPr>
          <w:r>
            <w:rPr>
              <w:sz w:val="24"/>
              <w:szCs w:val="24"/>
              <w:lang w:eastAsia="en-GB"/>
            </w:rPr>
            <w:t>Click ADD</w:t>
          </w:r>
          <w:r w:rsidR="00571468">
            <w:rPr>
              <w:sz w:val="24"/>
              <w:szCs w:val="24"/>
              <w:lang w:eastAsia="en-GB"/>
            </w:rPr>
            <w:t xml:space="preserve"> or press “a</w:t>
          </w:r>
          <w:r w:rsidR="003C47E2">
            <w:rPr>
              <w:sz w:val="24"/>
              <w:szCs w:val="24"/>
              <w:lang w:eastAsia="en-GB"/>
            </w:rPr>
            <w:t>”</w:t>
          </w:r>
          <w:r w:rsidR="00A8562D">
            <w:rPr>
              <w:sz w:val="24"/>
              <w:szCs w:val="24"/>
              <w:lang w:eastAsia="en-GB"/>
            </w:rPr>
            <w:t>.</w:t>
          </w:r>
          <w:r w:rsidR="003C47E2">
            <w:rPr>
              <w:sz w:val="24"/>
              <w:szCs w:val="24"/>
              <w:lang w:eastAsia="en-GB"/>
            </w:rPr>
            <w:t xml:space="preserve"> An overlay will appear in which you place a particle either in an alignment system (default) or in a free-place system (hold ctrl).</w:t>
          </w:r>
          <w:r w:rsidR="00D346E4">
            <w:rPr>
              <w:sz w:val="24"/>
              <w:szCs w:val="24"/>
              <w:lang w:eastAsia="en-GB"/>
            </w:rPr>
            <w:t xml:space="preserve"> To change the radius of a particle, scroll up to make bigger or down to make smaller. On the first click, the particle will be placed. To unplace the current particle, right click. After the first click, you can give the particle a velocity by moving the mouse a certain distance from the particle and clicking. This distance is the distance which a particle will move in one second.</w:t>
          </w:r>
        </w:p>
        <w:p w14:paraId="5FF0D25C" w14:textId="2D860D0B" w:rsidR="00536DA2" w:rsidRPr="00005226" w:rsidRDefault="00536DA2" w:rsidP="00536DA2">
          <w:pPr>
            <w:ind w:left="720"/>
            <w:rPr>
              <w:lang w:eastAsia="en-GB"/>
            </w:rPr>
          </w:pPr>
          <w:r>
            <w:rPr>
              <w:sz w:val="24"/>
              <w:szCs w:val="24"/>
              <w:lang w:eastAsia="en-GB"/>
            </w:rPr>
            <w:t>The properties of the particle can be changed (see “Setting particle values” below).</w:t>
          </w:r>
        </w:p>
        <w:p w14:paraId="67B17373" w14:textId="32A36F2D" w:rsidR="00846D8F" w:rsidRDefault="00846D8F" w:rsidP="00E460D1">
          <w:pPr>
            <w:pStyle w:val="TOC3"/>
            <w:numPr>
              <w:ilvl w:val="1"/>
              <w:numId w:val="16"/>
            </w:numPr>
          </w:pPr>
          <w:r>
            <w:t>Deleting particles</w:t>
          </w:r>
        </w:p>
        <w:p w14:paraId="743C747E" w14:textId="4E4E0154" w:rsidR="00536DA2" w:rsidRDefault="00571468" w:rsidP="00536DA2">
          <w:pPr>
            <w:pStyle w:val="ListParagraph"/>
            <w:ind w:left="360" w:firstLine="360"/>
            <w:rPr>
              <w:sz w:val="24"/>
              <w:szCs w:val="24"/>
              <w:lang w:eastAsia="en-GB"/>
            </w:rPr>
          </w:pPr>
          <w:r>
            <w:rPr>
              <w:sz w:val="24"/>
              <w:szCs w:val="24"/>
              <w:lang w:eastAsia="en-GB"/>
            </w:rPr>
            <w:t>Click</w:t>
          </w:r>
          <w:r w:rsidR="00475096">
            <w:rPr>
              <w:sz w:val="24"/>
              <w:szCs w:val="24"/>
              <w:lang w:eastAsia="en-GB"/>
            </w:rPr>
            <w:t xml:space="preserve"> </w:t>
          </w:r>
          <w:r>
            <w:rPr>
              <w:sz w:val="24"/>
              <w:szCs w:val="24"/>
              <w:lang w:eastAsia="en-GB"/>
            </w:rPr>
            <w:t>EDIT</w:t>
          </w:r>
          <w:r w:rsidR="009D4E2C">
            <w:rPr>
              <w:sz w:val="24"/>
              <w:szCs w:val="24"/>
              <w:lang w:eastAsia="en-GB"/>
            </w:rPr>
            <w:t xml:space="preserve"> or press “e”</w:t>
          </w:r>
          <w:r>
            <w:rPr>
              <w:sz w:val="24"/>
              <w:szCs w:val="24"/>
              <w:lang w:eastAsia="en-GB"/>
            </w:rPr>
            <w:t xml:space="preserve">. To delete a particle, </w:t>
          </w:r>
          <w:r w:rsidR="009D4E2C">
            <w:rPr>
              <w:sz w:val="24"/>
              <w:szCs w:val="24"/>
              <w:lang w:eastAsia="en-GB"/>
            </w:rPr>
            <w:t>right click the particle.</w:t>
          </w:r>
        </w:p>
        <w:p w14:paraId="2195E196" w14:textId="77777777" w:rsidR="00536DA2" w:rsidRDefault="00536DA2" w:rsidP="00536DA2">
          <w:pPr>
            <w:pStyle w:val="ListParagraph"/>
            <w:ind w:left="360" w:firstLine="360"/>
            <w:rPr>
              <w:sz w:val="24"/>
              <w:szCs w:val="24"/>
              <w:lang w:eastAsia="en-GB"/>
            </w:rPr>
          </w:pPr>
        </w:p>
        <w:p w14:paraId="0DFC0AD1" w14:textId="028E76FE" w:rsidR="00536DA2" w:rsidRDefault="00536DA2" w:rsidP="00536DA2">
          <w:pPr>
            <w:pStyle w:val="ListParagraph"/>
            <w:numPr>
              <w:ilvl w:val="1"/>
              <w:numId w:val="16"/>
            </w:numPr>
            <w:rPr>
              <w:sz w:val="24"/>
              <w:szCs w:val="24"/>
              <w:lang w:eastAsia="en-GB"/>
            </w:rPr>
          </w:pPr>
          <w:r>
            <w:rPr>
              <w:sz w:val="24"/>
              <w:szCs w:val="24"/>
              <w:lang w:eastAsia="en-GB"/>
            </w:rPr>
            <w:t>Copying particles</w:t>
          </w:r>
        </w:p>
        <w:p w14:paraId="2FC3B89F" w14:textId="0ED6C283" w:rsidR="00536DA2" w:rsidRPr="00536DA2" w:rsidRDefault="00536DA2" w:rsidP="00536DA2">
          <w:pPr>
            <w:pStyle w:val="ListParagraph"/>
            <w:ind w:left="792"/>
            <w:rPr>
              <w:sz w:val="24"/>
              <w:szCs w:val="24"/>
              <w:lang w:eastAsia="en-GB"/>
            </w:rPr>
          </w:pPr>
          <w:r>
            <w:rPr>
              <w:sz w:val="24"/>
              <w:szCs w:val="24"/>
              <w:lang w:eastAsia="en-GB"/>
            </w:rPr>
            <w:t>Click EDIT or press “e”. To copy a particle, hold SHIFT and click on the particle. This will copy it and the copy can be placed (see “Adding particles” above).</w:t>
          </w:r>
        </w:p>
        <w:p w14:paraId="1DA6E60F" w14:textId="15A88661" w:rsidR="00846D8F" w:rsidRDefault="00846D8F" w:rsidP="00E460D1">
          <w:pPr>
            <w:pStyle w:val="TOC3"/>
            <w:numPr>
              <w:ilvl w:val="1"/>
              <w:numId w:val="16"/>
            </w:numPr>
          </w:pPr>
          <w:r>
            <w:t>Setting particle values</w:t>
          </w:r>
        </w:p>
        <w:p w14:paraId="3DA2D243" w14:textId="77777777" w:rsidR="0060130F" w:rsidRDefault="0060130F" w:rsidP="00005226">
          <w:pPr>
            <w:ind w:left="720"/>
            <w:rPr>
              <w:sz w:val="24"/>
              <w:lang w:eastAsia="en-GB"/>
            </w:rPr>
          </w:pPr>
          <w:r>
            <w:rPr>
              <w:sz w:val="24"/>
              <w:lang w:eastAsia="en-GB"/>
            </w:rPr>
            <w:lastRenderedPageBreak/>
            <w:t xml:space="preserve">A particle’s properties can be changed before being added and after. Before added, scroll up or down to change the radius, and adjust the sliders to change the mass and coefficient of restitution. </w:t>
          </w:r>
        </w:p>
        <w:p w14:paraId="5EDC528B" w14:textId="3ED45AA3" w:rsidR="00005226" w:rsidRDefault="00A233F1" w:rsidP="00005226">
          <w:pPr>
            <w:ind w:left="720"/>
            <w:rPr>
              <w:sz w:val="24"/>
              <w:lang w:eastAsia="en-GB"/>
            </w:rPr>
          </w:pPr>
          <w:r>
            <w:rPr>
              <w:sz w:val="24"/>
              <w:lang w:eastAsia="en-GB"/>
            </w:rPr>
            <w:t>To change a particl</w:t>
          </w:r>
          <w:r w:rsidR="00370F0D">
            <w:rPr>
              <w:sz w:val="24"/>
              <w:lang w:eastAsia="en-GB"/>
            </w:rPr>
            <w:t>e</w:t>
          </w:r>
          <w:r w:rsidR="00E3498B">
            <w:rPr>
              <w:sz w:val="24"/>
              <w:lang w:eastAsia="en-GB"/>
            </w:rPr>
            <w:t>’s properties</w:t>
          </w:r>
          <w:r w:rsidR="0060130F">
            <w:rPr>
              <w:sz w:val="24"/>
              <w:lang w:eastAsia="en-GB"/>
            </w:rPr>
            <w:t xml:space="preserve"> after it has been added,</w:t>
          </w:r>
          <w:r w:rsidR="00370F0D">
            <w:rPr>
              <w:sz w:val="24"/>
              <w:lang w:eastAsia="en-GB"/>
            </w:rPr>
            <w:t xml:space="preserve"> </w:t>
          </w:r>
          <w:r w:rsidR="00053C3F">
            <w:rPr>
              <w:sz w:val="24"/>
              <w:lang w:eastAsia="en-GB"/>
            </w:rPr>
            <w:t>select it by clicking on the par</w:t>
          </w:r>
          <w:r w:rsidR="00E3498B">
            <w:rPr>
              <w:sz w:val="24"/>
              <w:lang w:eastAsia="en-GB"/>
            </w:rPr>
            <w:t>ticle. Then adjust the sliders</w:t>
          </w:r>
          <w:r w:rsidR="0060130F">
            <w:rPr>
              <w:sz w:val="24"/>
              <w:lang w:eastAsia="en-GB"/>
            </w:rPr>
            <w:t>.</w:t>
          </w:r>
        </w:p>
        <w:p w14:paraId="6A0EFA45" w14:textId="3F69406F" w:rsidR="009C79CE" w:rsidRDefault="009C79CE" w:rsidP="009C79CE">
          <w:pPr>
            <w:pStyle w:val="ListParagraph"/>
            <w:numPr>
              <w:ilvl w:val="1"/>
              <w:numId w:val="16"/>
            </w:numPr>
            <w:rPr>
              <w:sz w:val="24"/>
              <w:szCs w:val="24"/>
              <w:lang w:eastAsia="en-GB"/>
            </w:rPr>
          </w:pPr>
          <w:r>
            <w:rPr>
              <w:sz w:val="24"/>
              <w:szCs w:val="24"/>
              <w:lang w:eastAsia="en-GB"/>
            </w:rPr>
            <w:t>Getting particle information</w:t>
          </w:r>
        </w:p>
        <w:p w14:paraId="772A1037" w14:textId="40ECD6C6" w:rsidR="009C79CE" w:rsidRPr="00AE4CEC" w:rsidRDefault="009C79CE" w:rsidP="00AE4CEC">
          <w:pPr>
            <w:pStyle w:val="ListParagraph"/>
            <w:ind w:left="792"/>
            <w:rPr>
              <w:sz w:val="24"/>
              <w:szCs w:val="24"/>
              <w:lang w:eastAsia="en-GB"/>
            </w:rPr>
          </w:pPr>
          <w:r>
            <w:rPr>
              <w:sz w:val="24"/>
              <w:szCs w:val="24"/>
              <w:lang w:eastAsia="en-GB"/>
            </w:rPr>
            <w:t xml:space="preserve">To get particle information, click on the particle. Information will appear in this panel: </w:t>
          </w:r>
          <w:r>
            <w:rPr>
              <w:noProof/>
              <w:sz w:val="24"/>
              <w:szCs w:val="24"/>
              <w:lang w:eastAsia="en-GB"/>
            </w:rPr>
            <w:drawing>
              <wp:inline distT="0" distB="0" distL="0" distR="0" wp14:anchorId="7E4A7408" wp14:editId="797BF9E2">
                <wp:extent cx="2000250" cy="1590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1590675"/>
                        </a:xfrm>
                        <a:prstGeom prst="rect">
                          <a:avLst/>
                        </a:prstGeom>
                        <a:noFill/>
                        <a:ln>
                          <a:noFill/>
                        </a:ln>
                      </pic:spPr>
                    </pic:pic>
                  </a:graphicData>
                </a:graphic>
              </wp:inline>
            </w:drawing>
          </w:r>
        </w:p>
        <w:p w14:paraId="76568ACA" w14:textId="263D163A" w:rsidR="008E1E50" w:rsidRPr="00A233F1" w:rsidRDefault="00A233F1" w:rsidP="00E460D1">
          <w:pPr>
            <w:pStyle w:val="TOC3"/>
            <w:numPr>
              <w:ilvl w:val="1"/>
              <w:numId w:val="16"/>
            </w:numPr>
          </w:pPr>
          <w:r>
            <w:t xml:space="preserve">What is </w:t>
          </w:r>
          <w:r w:rsidR="003A01B4">
            <w:t>“</w:t>
          </w:r>
          <w:r>
            <w:t>CoR</w:t>
          </w:r>
          <w:r w:rsidR="003A01B4">
            <w:t>”</w:t>
          </w:r>
        </w:p>
        <w:p w14:paraId="297AF0CC" w14:textId="77777777" w:rsidR="00E66407" w:rsidRDefault="00EB4CD5" w:rsidP="00E66407">
          <w:pPr>
            <w:pStyle w:val="ListParagraph"/>
            <w:rPr>
              <w:sz w:val="24"/>
              <w:szCs w:val="24"/>
              <w:lang w:eastAsia="en-GB"/>
            </w:rPr>
          </w:pPr>
          <w:r>
            <w:rPr>
              <w:sz w:val="24"/>
              <w:szCs w:val="24"/>
              <w:lang w:eastAsia="en-GB"/>
            </w:rPr>
            <w:t>CoR stands for “Coefficient of Res</w:t>
          </w:r>
          <w:r w:rsidR="00D71773">
            <w:rPr>
              <w:sz w:val="24"/>
              <w:szCs w:val="24"/>
              <w:lang w:eastAsia="en-GB"/>
            </w:rPr>
            <w:t>tit</w:t>
          </w:r>
          <w:r>
            <w:rPr>
              <w:sz w:val="24"/>
              <w:szCs w:val="24"/>
              <w:lang w:eastAsia="en-GB"/>
            </w:rPr>
            <w:t>ution”. This is a ratio of the amount of energy after the collision and before the collision (=Eafter/Ebefore).</w:t>
          </w:r>
        </w:p>
        <w:p w14:paraId="25DC7BB0" w14:textId="77777777" w:rsidR="00325013" w:rsidRDefault="00325013" w:rsidP="00E66407">
          <w:pPr>
            <w:pStyle w:val="ListParagraph"/>
            <w:rPr>
              <w:sz w:val="24"/>
              <w:szCs w:val="24"/>
              <w:lang w:eastAsia="en-GB"/>
            </w:rPr>
          </w:pPr>
        </w:p>
        <w:p w14:paraId="0AEEEBEC" w14:textId="71646827" w:rsidR="00E66407" w:rsidRPr="0060130F" w:rsidRDefault="00E66407" w:rsidP="00E460D1">
          <w:pPr>
            <w:pStyle w:val="ListParagraph"/>
            <w:numPr>
              <w:ilvl w:val="0"/>
              <w:numId w:val="16"/>
            </w:numPr>
            <w:rPr>
              <w:sz w:val="24"/>
              <w:szCs w:val="24"/>
              <w:lang w:eastAsia="en-GB"/>
            </w:rPr>
          </w:pPr>
          <w:r w:rsidRPr="00E66407">
            <w:rPr>
              <w:b/>
              <w:sz w:val="24"/>
              <w:szCs w:val="24"/>
              <w:lang w:eastAsia="en-GB"/>
            </w:rPr>
            <w:t>Graph</w:t>
          </w:r>
        </w:p>
        <w:p w14:paraId="47036E58" w14:textId="77777777" w:rsidR="0060130F" w:rsidRPr="0060130F" w:rsidRDefault="0060130F" w:rsidP="0060130F">
          <w:pPr>
            <w:pStyle w:val="ListParagraph"/>
            <w:ind w:left="360"/>
            <w:rPr>
              <w:sz w:val="24"/>
              <w:szCs w:val="24"/>
              <w:lang w:eastAsia="en-GB"/>
            </w:rPr>
          </w:pPr>
        </w:p>
        <w:p w14:paraId="4DA17B49" w14:textId="2D5CF42F" w:rsidR="0060130F" w:rsidRDefault="0060130F" w:rsidP="0060130F">
          <w:pPr>
            <w:pStyle w:val="ListParagraph"/>
            <w:ind w:left="360"/>
            <w:rPr>
              <w:sz w:val="24"/>
              <w:szCs w:val="24"/>
              <w:lang w:eastAsia="en-GB"/>
            </w:rPr>
          </w:pPr>
          <w:r>
            <w:rPr>
              <w:sz w:val="24"/>
              <w:szCs w:val="24"/>
              <w:lang w:eastAsia="en-GB"/>
            </w:rPr>
            <w:t xml:space="preserve">All of the controls for </w:t>
          </w:r>
          <w:r>
            <w:rPr>
              <w:sz w:val="24"/>
              <w:szCs w:val="24"/>
              <w:lang w:eastAsia="en-GB"/>
            </w:rPr>
            <w:t>the graph</w:t>
          </w:r>
          <w:r>
            <w:rPr>
              <w:sz w:val="24"/>
              <w:szCs w:val="24"/>
              <w:lang w:eastAsia="en-GB"/>
            </w:rPr>
            <w:t xml:space="preserve"> are located in this panel:</w:t>
          </w:r>
        </w:p>
        <w:p w14:paraId="5A9628A0" w14:textId="77777777" w:rsidR="0060130F" w:rsidRPr="0060130F" w:rsidRDefault="0060130F" w:rsidP="0060130F">
          <w:pPr>
            <w:pStyle w:val="ListParagraph"/>
            <w:ind w:left="360"/>
            <w:rPr>
              <w:sz w:val="24"/>
              <w:szCs w:val="24"/>
              <w:lang w:eastAsia="en-GB"/>
            </w:rPr>
          </w:pPr>
        </w:p>
        <w:p w14:paraId="73A5E412" w14:textId="77777777" w:rsidR="0060130F" w:rsidRDefault="0060130F" w:rsidP="0060130F">
          <w:pPr>
            <w:pStyle w:val="ListParagraph"/>
            <w:ind w:left="360"/>
            <w:rPr>
              <w:b/>
              <w:sz w:val="24"/>
              <w:szCs w:val="24"/>
              <w:lang w:eastAsia="en-GB"/>
            </w:rPr>
          </w:pPr>
        </w:p>
        <w:p w14:paraId="26729DA2" w14:textId="4DB63DBC" w:rsidR="0060130F" w:rsidRDefault="0060130F" w:rsidP="0060130F">
          <w:pPr>
            <w:pStyle w:val="ListParagraph"/>
            <w:ind w:left="360"/>
            <w:rPr>
              <w:b/>
              <w:sz w:val="24"/>
              <w:szCs w:val="24"/>
              <w:lang w:eastAsia="en-GB"/>
            </w:rPr>
          </w:pPr>
          <w:r>
            <w:rPr>
              <w:b/>
              <w:noProof/>
              <w:sz w:val="24"/>
              <w:szCs w:val="24"/>
              <w:lang w:eastAsia="en-GB"/>
            </w:rPr>
            <w:drawing>
              <wp:inline distT="0" distB="0" distL="0" distR="0" wp14:anchorId="0D3C7AFF" wp14:editId="0A071B7D">
                <wp:extent cx="1990725" cy="217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725" cy="2171700"/>
                        </a:xfrm>
                        <a:prstGeom prst="rect">
                          <a:avLst/>
                        </a:prstGeom>
                        <a:noFill/>
                        <a:ln>
                          <a:noFill/>
                        </a:ln>
                      </pic:spPr>
                    </pic:pic>
                  </a:graphicData>
                </a:graphic>
              </wp:inline>
            </w:drawing>
          </w:r>
        </w:p>
        <w:p w14:paraId="3E2B83F8" w14:textId="77777777" w:rsidR="0060130F" w:rsidRPr="00E66407" w:rsidRDefault="0060130F" w:rsidP="0060130F">
          <w:pPr>
            <w:pStyle w:val="ListParagraph"/>
            <w:ind w:left="360"/>
            <w:rPr>
              <w:sz w:val="24"/>
              <w:szCs w:val="24"/>
              <w:lang w:eastAsia="en-GB"/>
            </w:rPr>
          </w:pPr>
        </w:p>
        <w:p w14:paraId="044D7830" w14:textId="680ECB28" w:rsidR="00E66407" w:rsidRDefault="00E66407" w:rsidP="00E460D1">
          <w:pPr>
            <w:pStyle w:val="ListParagraph"/>
            <w:numPr>
              <w:ilvl w:val="1"/>
              <w:numId w:val="16"/>
            </w:numPr>
            <w:rPr>
              <w:sz w:val="24"/>
              <w:szCs w:val="24"/>
              <w:lang w:eastAsia="en-GB"/>
            </w:rPr>
          </w:pPr>
          <w:r>
            <w:rPr>
              <w:sz w:val="24"/>
              <w:szCs w:val="24"/>
              <w:lang w:eastAsia="en-GB"/>
            </w:rPr>
            <w:t>Calibration</w:t>
          </w:r>
        </w:p>
        <w:p w14:paraId="47DC5E91" w14:textId="390B5E1D" w:rsidR="00AA1B1D" w:rsidRPr="009E2E42" w:rsidRDefault="00AA1B1D" w:rsidP="009E2E42">
          <w:pPr>
            <w:pStyle w:val="ListParagraph"/>
            <w:ind w:left="792"/>
            <w:rPr>
              <w:sz w:val="24"/>
              <w:szCs w:val="24"/>
              <w:lang w:eastAsia="en-GB"/>
            </w:rPr>
          </w:pPr>
          <w:r>
            <w:rPr>
              <w:sz w:val="24"/>
              <w:szCs w:val="24"/>
              <w:lang w:eastAsia="en-GB"/>
            </w:rPr>
            <w:t>To calibrate t</w:t>
          </w:r>
          <w:r w:rsidR="003310C3">
            <w:rPr>
              <w:sz w:val="24"/>
              <w:szCs w:val="24"/>
              <w:lang w:eastAsia="en-GB"/>
            </w:rPr>
            <w:t>he graph</w:t>
          </w:r>
          <w:r w:rsidR="000B3C09">
            <w:rPr>
              <w:sz w:val="24"/>
              <w:szCs w:val="24"/>
              <w:lang w:eastAsia="en-GB"/>
            </w:rPr>
            <w:t xml:space="preserve"> (set t</w:t>
          </w:r>
          <w:r w:rsidR="00852220">
            <w:rPr>
              <w:sz w:val="24"/>
              <w:szCs w:val="24"/>
              <w:lang w:eastAsia="en-GB"/>
            </w:rPr>
            <w:t xml:space="preserve">he y offset to zero), press </w:t>
          </w:r>
          <w:r w:rsidR="003C4328">
            <w:rPr>
              <w:noProof/>
              <w:sz w:val="24"/>
              <w:szCs w:val="24"/>
              <w:lang w:eastAsia="en-GB"/>
            </w:rPr>
            <w:drawing>
              <wp:inline distT="0" distB="0" distL="0" distR="0" wp14:anchorId="3BFD3070" wp14:editId="7C674D49">
                <wp:extent cx="219075" cy="219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3C4328">
            <w:rPr>
              <w:sz w:val="24"/>
              <w:szCs w:val="24"/>
              <w:lang w:eastAsia="en-GB"/>
            </w:rPr>
            <w:t>.</w:t>
          </w:r>
        </w:p>
        <w:p w14:paraId="6C24B15F" w14:textId="77777777" w:rsidR="00AA1B1D" w:rsidRDefault="00AA1B1D" w:rsidP="00AA1B1D">
          <w:pPr>
            <w:pStyle w:val="ListParagraph"/>
            <w:ind w:left="792"/>
            <w:rPr>
              <w:sz w:val="24"/>
              <w:szCs w:val="24"/>
              <w:lang w:eastAsia="en-GB"/>
            </w:rPr>
          </w:pPr>
        </w:p>
        <w:p w14:paraId="04265442" w14:textId="77777777" w:rsidR="003C4328" w:rsidRDefault="00E66407" w:rsidP="00E460D1">
          <w:pPr>
            <w:pStyle w:val="ListParagraph"/>
            <w:numPr>
              <w:ilvl w:val="1"/>
              <w:numId w:val="16"/>
            </w:numPr>
            <w:rPr>
              <w:sz w:val="24"/>
              <w:szCs w:val="24"/>
              <w:lang w:eastAsia="en-GB"/>
            </w:rPr>
          </w:pPr>
          <w:r>
            <w:rPr>
              <w:sz w:val="24"/>
              <w:szCs w:val="24"/>
            </w:rPr>
            <w:lastRenderedPageBreak/>
            <w:t>Zooming</w:t>
          </w:r>
          <w:r w:rsidR="00852220">
            <w:rPr>
              <w:sz w:val="24"/>
              <w:szCs w:val="24"/>
            </w:rPr>
            <w:br/>
          </w:r>
          <w:r w:rsidR="003C4328">
            <w:rPr>
              <w:sz w:val="24"/>
              <w:szCs w:val="24"/>
            </w:rPr>
            <w:t xml:space="preserve">To zoom the graph in, press </w:t>
          </w:r>
          <w:r w:rsidR="003C4328">
            <w:rPr>
              <w:noProof/>
              <w:sz w:val="24"/>
              <w:szCs w:val="24"/>
              <w:lang w:eastAsia="en-GB"/>
            </w:rPr>
            <w:drawing>
              <wp:inline distT="0" distB="0" distL="0" distR="0" wp14:anchorId="219EB21F" wp14:editId="69E4770F">
                <wp:extent cx="238125" cy="228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003C4328">
            <w:rPr>
              <w:sz w:val="24"/>
              <w:szCs w:val="24"/>
            </w:rPr>
            <w:t>.</w:t>
          </w:r>
        </w:p>
        <w:p w14:paraId="0E739F43" w14:textId="0EE2132E" w:rsidR="00852220" w:rsidRPr="00852220" w:rsidRDefault="003C4328" w:rsidP="003C4328">
          <w:pPr>
            <w:pStyle w:val="ListParagraph"/>
            <w:ind w:left="792"/>
            <w:rPr>
              <w:sz w:val="24"/>
              <w:szCs w:val="24"/>
              <w:lang w:eastAsia="en-GB"/>
            </w:rPr>
          </w:pPr>
          <w:r>
            <w:rPr>
              <w:sz w:val="24"/>
              <w:szCs w:val="24"/>
            </w:rPr>
            <w:t xml:space="preserve">To zoom the graph out, press </w:t>
          </w:r>
          <w:r>
            <w:rPr>
              <w:noProof/>
              <w:sz w:val="24"/>
              <w:szCs w:val="24"/>
              <w:lang w:eastAsia="en-GB"/>
            </w:rPr>
            <w:drawing>
              <wp:inline distT="0" distB="0" distL="0" distR="0" wp14:anchorId="0C1D26F3" wp14:editId="44CC0874">
                <wp:extent cx="238125" cy="21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sz w:val="24"/>
              <w:szCs w:val="24"/>
            </w:rPr>
            <w:t>.</w:t>
          </w:r>
          <w:r w:rsidR="00852220">
            <w:rPr>
              <w:sz w:val="24"/>
              <w:szCs w:val="24"/>
            </w:rPr>
            <w:br/>
          </w:r>
        </w:p>
        <w:p w14:paraId="394740F1" w14:textId="3C1F9629" w:rsidR="00E66407" w:rsidRDefault="00E66407" w:rsidP="00E460D1">
          <w:pPr>
            <w:pStyle w:val="ListParagraph"/>
            <w:numPr>
              <w:ilvl w:val="1"/>
              <w:numId w:val="16"/>
            </w:numPr>
            <w:rPr>
              <w:sz w:val="24"/>
              <w:szCs w:val="24"/>
              <w:lang w:eastAsia="en-GB"/>
            </w:rPr>
          </w:pPr>
          <w:r>
            <w:rPr>
              <w:sz w:val="24"/>
              <w:szCs w:val="24"/>
            </w:rPr>
            <w:t>Moving the graph</w:t>
          </w:r>
        </w:p>
        <w:p w14:paraId="1902F42E" w14:textId="6092570A" w:rsidR="005D0597" w:rsidRDefault="003C4328" w:rsidP="005D0597">
          <w:pPr>
            <w:pStyle w:val="ListParagraph"/>
            <w:ind w:left="792"/>
            <w:rPr>
              <w:sz w:val="24"/>
              <w:szCs w:val="24"/>
            </w:rPr>
          </w:pPr>
          <w:r>
            <w:rPr>
              <w:sz w:val="24"/>
              <w:szCs w:val="24"/>
            </w:rPr>
            <w:t xml:space="preserve">To move the graph up (y offset increases), press </w:t>
          </w:r>
          <w:r>
            <w:rPr>
              <w:noProof/>
              <w:sz w:val="24"/>
              <w:szCs w:val="24"/>
              <w:lang w:eastAsia="en-GB"/>
            </w:rPr>
            <w:drawing>
              <wp:inline distT="0" distB="0" distL="0" distR="0" wp14:anchorId="62F268B0" wp14:editId="3DA93AF0">
                <wp:extent cx="219075" cy="22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Pr>
              <w:sz w:val="24"/>
              <w:szCs w:val="24"/>
            </w:rPr>
            <w:t>.</w:t>
          </w:r>
        </w:p>
        <w:p w14:paraId="75943FE7" w14:textId="4A4BAE23" w:rsidR="003C4328" w:rsidRDefault="003C4328" w:rsidP="005D0597">
          <w:pPr>
            <w:pStyle w:val="ListParagraph"/>
            <w:ind w:left="792"/>
            <w:rPr>
              <w:sz w:val="24"/>
              <w:szCs w:val="24"/>
              <w:lang w:eastAsia="en-GB"/>
            </w:rPr>
          </w:pPr>
          <w:r>
            <w:rPr>
              <w:sz w:val="24"/>
              <w:szCs w:val="24"/>
            </w:rPr>
            <w:t xml:space="preserve">To move the graph down (y offset decreases), press </w:t>
          </w:r>
          <w:r>
            <w:rPr>
              <w:noProof/>
              <w:sz w:val="24"/>
              <w:szCs w:val="24"/>
              <w:lang w:eastAsia="en-GB"/>
            </w:rPr>
            <w:drawing>
              <wp:inline distT="0" distB="0" distL="0" distR="0" wp14:anchorId="70475B9D" wp14:editId="482A3330">
                <wp:extent cx="219075" cy="209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sz w:val="24"/>
              <w:szCs w:val="24"/>
            </w:rPr>
            <w:t>.</w:t>
          </w:r>
        </w:p>
        <w:p w14:paraId="03AAAAAC" w14:textId="607D989A" w:rsidR="00FA39BD" w:rsidRPr="00176720" w:rsidRDefault="00FA39BD" w:rsidP="00FA39BD">
          <w:pPr>
            <w:pStyle w:val="Heading2"/>
            <w:rPr>
              <w:sz w:val="24"/>
              <w:szCs w:val="24"/>
            </w:rPr>
          </w:pPr>
          <w:bookmarkStart w:id="61" w:name="_Toc413235369"/>
          <w:r w:rsidRPr="00176720">
            <w:rPr>
              <w:sz w:val="24"/>
              <w:szCs w:val="24"/>
            </w:rPr>
            <w:t>Error Handling</w:t>
          </w:r>
          <w:bookmarkEnd w:id="61"/>
        </w:p>
        <w:p w14:paraId="45622B8D" w14:textId="77777777" w:rsidR="00FA39BD" w:rsidRDefault="00FA39BD" w:rsidP="00FA39BD">
          <w:pPr>
            <w:rPr>
              <w:lang w:eastAsia="en-GB"/>
            </w:rPr>
          </w:pPr>
          <w:r>
            <w:rPr>
              <w:lang w:eastAsia="en-GB"/>
            </w:rPr>
            <w:br w:type="page"/>
          </w:r>
        </w:p>
        <w:p w14:paraId="622D9A5C" w14:textId="77777777" w:rsidR="00FA39BD" w:rsidRPr="007A6E71" w:rsidRDefault="00FA39BD" w:rsidP="00FA39BD">
          <w:pPr>
            <w:rPr>
              <w:lang w:eastAsia="en-GB"/>
            </w:rPr>
          </w:pPr>
        </w:p>
        <w:p w14:paraId="0A87A8F8" w14:textId="03381C08" w:rsidR="00FA39BD" w:rsidRDefault="00FA39BD" w:rsidP="00FA39BD">
          <w:pPr>
            <w:pStyle w:val="Heading1"/>
          </w:pPr>
          <w:bookmarkStart w:id="62" w:name="_Toc413235370"/>
          <w:r w:rsidRPr="007A6E71">
            <w:t>Evaluation</w:t>
          </w:r>
          <w:bookmarkEnd w:id="62"/>
        </w:p>
        <w:p w14:paraId="10C3100B" w14:textId="77777777" w:rsidR="00B67248" w:rsidRDefault="00B67248" w:rsidP="00B67248">
          <w:pPr>
            <w:rPr>
              <w:sz w:val="24"/>
              <w:szCs w:val="24"/>
              <w:lang w:eastAsia="en-GB"/>
            </w:rPr>
          </w:pPr>
          <w:r>
            <w:rPr>
              <w:sz w:val="24"/>
              <w:szCs w:val="24"/>
              <w:lang w:eastAsia="en-GB"/>
            </w:rPr>
            <w:t>The aim of this project was to make</w:t>
          </w:r>
          <w:r w:rsidR="004C3B08">
            <w:rPr>
              <w:sz w:val="24"/>
              <w:szCs w:val="24"/>
              <w:lang w:eastAsia="en-GB"/>
            </w:rPr>
            <w:t xml:space="preserve"> learning about collisions and energy conservation easier for students. This involved creating a virtual simulation to model these concepts realistically.</w:t>
          </w:r>
        </w:p>
        <w:p w14:paraId="7006FEBF" w14:textId="77777777" w:rsidR="001C24DE" w:rsidRPr="004329BD" w:rsidRDefault="001C24DE" w:rsidP="00B67248">
          <w:pPr>
            <w:rPr>
              <w:sz w:val="24"/>
              <w:szCs w:val="24"/>
              <w:lang w:eastAsia="en-GB"/>
            </w:rPr>
          </w:pPr>
        </w:p>
        <w:p w14:paraId="46CC7D06" w14:textId="25DF8677" w:rsidR="0052697A" w:rsidRDefault="00FA39BD" w:rsidP="0052697A">
          <w:pPr>
            <w:pStyle w:val="Heading2"/>
          </w:pPr>
          <w:bookmarkStart w:id="63" w:name="_Toc413235371"/>
          <w:r w:rsidRPr="007A6E71">
            <w:t>Project Performance against Project Objectives</w:t>
          </w:r>
          <w:bookmarkEnd w:id="63"/>
        </w:p>
        <w:p w14:paraId="0A852BA2" w14:textId="77777777" w:rsidR="00BF2384" w:rsidRDefault="00BF2384" w:rsidP="00E460D1">
          <w:pPr>
            <w:pStyle w:val="ListParagraph"/>
            <w:numPr>
              <w:ilvl w:val="0"/>
              <w:numId w:val="18"/>
            </w:numPr>
            <w:rPr>
              <w:b/>
              <w:sz w:val="24"/>
              <w:szCs w:val="24"/>
              <w:lang w:eastAsia="en-GB"/>
            </w:rPr>
          </w:pPr>
          <w:r w:rsidRPr="009F2B74">
            <w:rPr>
              <w:b/>
              <w:sz w:val="24"/>
              <w:szCs w:val="24"/>
              <w:lang w:eastAsia="en-GB"/>
            </w:rPr>
            <w:t>The system will make learning about elastic collisions and the laws of conservation of energy easier to understand for students.</w:t>
          </w:r>
        </w:p>
        <w:p w14:paraId="37392172" w14:textId="77777777" w:rsidR="009F2B74" w:rsidRPr="009F2B74" w:rsidRDefault="009F2B74" w:rsidP="009F2B74">
          <w:pPr>
            <w:pStyle w:val="ListParagraph"/>
            <w:rPr>
              <w:b/>
              <w:sz w:val="24"/>
              <w:szCs w:val="24"/>
              <w:lang w:eastAsia="en-GB"/>
            </w:rPr>
          </w:pPr>
        </w:p>
        <w:p w14:paraId="01388502" w14:textId="282E7A1F" w:rsidR="00826803" w:rsidRDefault="00826803" w:rsidP="00826803">
          <w:pPr>
            <w:ind w:left="720"/>
            <w:rPr>
              <w:b/>
              <w:sz w:val="24"/>
              <w:szCs w:val="24"/>
              <w:lang w:eastAsia="en-GB"/>
            </w:rPr>
          </w:pPr>
          <w:r w:rsidRPr="00826803">
            <w:rPr>
              <w:b/>
              <w:sz w:val="24"/>
              <w:szCs w:val="24"/>
              <w:lang w:eastAsia="en-GB"/>
            </w:rPr>
            <w:t>This will be analysed in the next section.</w:t>
          </w:r>
        </w:p>
        <w:p w14:paraId="25C4F64C" w14:textId="77777777" w:rsidR="009F2B74" w:rsidRPr="00826803" w:rsidRDefault="009F2B74" w:rsidP="00826803">
          <w:pPr>
            <w:ind w:left="720"/>
            <w:rPr>
              <w:b/>
              <w:sz w:val="24"/>
              <w:szCs w:val="24"/>
              <w:lang w:eastAsia="en-GB"/>
            </w:rPr>
          </w:pPr>
        </w:p>
        <w:p w14:paraId="3445D184" w14:textId="6E870868" w:rsidR="00E23EA9" w:rsidRPr="009F2B74" w:rsidRDefault="00FA074D" w:rsidP="00E460D1">
          <w:pPr>
            <w:pStyle w:val="ListParagraph"/>
            <w:numPr>
              <w:ilvl w:val="0"/>
              <w:numId w:val="10"/>
            </w:numPr>
            <w:rPr>
              <w:b/>
              <w:sz w:val="24"/>
              <w:szCs w:val="24"/>
              <w:lang w:eastAsia="en-GB"/>
            </w:rPr>
          </w:pPr>
          <w:r w:rsidRPr="009F2B74">
            <w:rPr>
              <w:b/>
              <w:sz w:val="24"/>
              <w:szCs w:val="24"/>
              <w:lang w:eastAsia="en-GB"/>
            </w:rPr>
            <w:t>The system will allow the visual simulation of collisions of up to 100 particles in two dimensions.</w:t>
          </w:r>
        </w:p>
        <w:p w14:paraId="4D5A7717" w14:textId="77777777" w:rsidR="00E23EA9" w:rsidRDefault="00E23EA9" w:rsidP="00E23EA9">
          <w:pPr>
            <w:pStyle w:val="ListParagraph"/>
            <w:rPr>
              <w:sz w:val="24"/>
              <w:szCs w:val="24"/>
              <w:lang w:eastAsia="en-GB"/>
            </w:rPr>
          </w:pPr>
        </w:p>
        <w:p w14:paraId="22978A32" w14:textId="2ABB8B99" w:rsidR="00E23EA9" w:rsidRPr="00E23EA9" w:rsidRDefault="00E23EA9" w:rsidP="00E23EA9">
          <w:pPr>
            <w:pStyle w:val="ListParagraph"/>
            <w:rPr>
              <w:sz w:val="24"/>
              <w:szCs w:val="24"/>
              <w:lang w:eastAsia="en-GB"/>
            </w:rPr>
          </w:pPr>
          <w:r>
            <w:rPr>
              <w:sz w:val="24"/>
              <w:szCs w:val="24"/>
              <w:lang w:eastAsia="en-GB"/>
            </w:rPr>
            <w:t>Collisions currently work in</w:t>
          </w:r>
          <w:r w:rsidR="00A46C75">
            <w:rPr>
              <w:sz w:val="24"/>
              <w:szCs w:val="24"/>
              <w:lang w:eastAsia="en-GB"/>
            </w:rPr>
            <w:t xml:space="preserve"> two dimensions to a high degree of accuracy. </w:t>
          </w:r>
          <w:r w:rsidR="00D57872">
            <w:rPr>
              <w:sz w:val="24"/>
              <w:szCs w:val="24"/>
              <w:lang w:eastAsia="en-GB"/>
            </w:rPr>
            <w:t>They still follow the same rules even when there are 100 particles.</w:t>
          </w:r>
        </w:p>
        <w:p w14:paraId="2D9D1F88" w14:textId="77777777" w:rsidR="00826803" w:rsidRDefault="00826803" w:rsidP="00826803">
          <w:pPr>
            <w:pStyle w:val="ListParagraph"/>
            <w:rPr>
              <w:sz w:val="24"/>
              <w:szCs w:val="24"/>
              <w:lang w:eastAsia="en-GB"/>
            </w:rPr>
          </w:pPr>
        </w:p>
        <w:p w14:paraId="3194298D" w14:textId="6B01A267" w:rsidR="006467A7"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correctly follow the physics principals of e</w:t>
          </w:r>
          <w:r w:rsidR="006467A7" w:rsidRPr="009F2B74">
            <w:rPr>
              <w:b/>
              <w:sz w:val="24"/>
              <w:szCs w:val="24"/>
              <w:lang w:eastAsia="en-GB"/>
            </w:rPr>
            <w:t>lastic and inelastic collisions.</w:t>
          </w:r>
        </w:p>
        <w:p w14:paraId="4B287AF3" w14:textId="77777777" w:rsidR="006467A7" w:rsidRDefault="006467A7" w:rsidP="006467A7">
          <w:pPr>
            <w:pStyle w:val="ListParagraph"/>
            <w:rPr>
              <w:sz w:val="24"/>
              <w:szCs w:val="24"/>
              <w:lang w:eastAsia="en-GB"/>
            </w:rPr>
          </w:pPr>
        </w:p>
        <w:p w14:paraId="73CAE3AB" w14:textId="77E731AA" w:rsidR="00A035C0" w:rsidRDefault="006467A7" w:rsidP="00A035C0">
          <w:pPr>
            <w:pStyle w:val="ListParagraph"/>
            <w:rPr>
              <w:sz w:val="24"/>
              <w:szCs w:val="24"/>
              <w:lang w:eastAsia="en-GB"/>
            </w:rPr>
          </w:pPr>
          <w:r>
            <w:rPr>
              <w:sz w:val="24"/>
              <w:szCs w:val="24"/>
              <w:lang w:eastAsia="en-GB"/>
            </w:rPr>
            <w:t>The particles keep the same amount of energy before</w:t>
          </w:r>
          <w:r w:rsidR="00A035C0">
            <w:rPr>
              <w:sz w:val="24"/>
              <w:szCs w:val="24"/>
              <w:lang w:eastAsia="en-GB"/>
            </w:rPr>
            <w:t xml:space="preserve"> and after an elastic collision (when the CoR = 1.0). The particles lose energy in an inelastic collision (in an inelastic collision).</w:t>
          </w:r>
          <w:r w:rsidR="00D57872">
            <w:rPr>
              <w:sz w:val="24"/>
              <w:szCs w:val="24"/>
              <w:lang w:eastAsia="en-GB"/>
            </w:rPr>
            <w:t xml:space="preserve"> </w:t>
          </w:r>
        </w:p>
        <w:p w14:paraId="0675689B" w14:textId="77777777" w:rsidR="00A035C0" w:rsidRPr="00A035C0" w:rsidRDefault="00A035C0" w:rsidP="00A035C0">
          <w:pPr>
            <w:pStyle w:val="ListParagraph"/>
            <w:rPr>
              <w:sz w:val="24"/>
              <w:szCs w:val="24"/>
              <w:lang w:eastAsia="en-GB"/>
            </w:rPr>
          </w:pPr>
        </w:p>
        <w:p w14:paraId="1283DB68" w14:textId="4509C67F"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 xml:space="preserve">The variable properties </w:t>
          </w:r>
          <w:r w:rsidR="00A035C0" w:rsidRPr="009F2B74">
            <w:rPr>
              <w:b/>
              <w:sz w:val="24"/>
              <w:szCs w:val="24"/>
              <w:lang w:eastAsia="en-GB"/>
            </w:rPr>
            <w:t>of objects in the simulation</w:t>
          </w:r>
          <w:r w:rsidRPr="009F2B74">
            <w:rPr>
              <w:b/>
              <w:sz w:val="24"/>
              <w:szCs w:val="24"/>
              <w:lang w:eastAsia="en-GB"/>
            </w:rPr>
            <w:t>, such as mass, will be able to be modified by the user.</w:t>
          </w:r>
        </w:p>
        <w:p w14:paraId="613AACDE" w14:textId="77777777" w:rsidR="00A035C0" w:rsidRDefault="00A035C0" w:rsidP="00A035C0">
          <w:pPr>
            <w:pStyle w:val="ListParagraph"/>
            <w:rPr>
              <w:sz w:val="24"/>
              <w:szCs w:val="24"/>
              <w:lang w:eastAsia="en-GB"/>
            </w:rPr>
          </w:pPr>
        </w:p>
        <w:p w14:paraId="2306A115" w14:textId="6468C7B0" w:rsidR="00A035C0" w:rsidRDefault="00D57872" w:rsidP="00A035C0">
          <w:pPr>
            <w:pStyle w:val="ListParagraph"/>
            <w:rPr>
              <w:sz w:val="24"/>
              <w:szCs w:val="24"/>
              <w:lang w:eastAsia="en-GB"/>
            </w:rPr>
          </w:pPr>
          <w:r>
            <w:rPr>
              <w:sz w:val="24"/>
              <w:szCs w:val="24"/>
              <w:lang w:eastAsia="en-GB"/>
            </w:rPr>
            <w:t>The pro</w:t>
          </w:r>
          <w:r w:rsidR="001C24DE">
            <w:rPr>
              <w:sz w:val="24"/>
              <w:szCs w:val="24"/>
              <w:lang w:eastAsia="en-GB"/>
            </w:rPr>
            <w:t>perties of the objects cannot be modified once they’ve been added. The properties: velocity, mass, coeffic</w:t>
          </w:r>
          <w:r w:rsidR="00CA289F">
            <w:rPr>
              <w:sz w:val="24"/>
              <w:szCs w:val="24"/>
              <w:lang w:eastAsia="en-GB"/>
            </w:rPr>
            <w:t>ient of restitution and radius,</w:t>
          </w:r>
          <w:r w:rsidR="001C24DE">
            <w:rPr>
              <w:sz w:val="24"/>
              <w:szCs w:val="24"/>
              <w:lang w:eastAsia="en-GB"/>
            </w:rPr>
            <w:t xml:space="preserve"> can be changed before a ball is added.</w:t>
          </w:r>
        </w:p>
        <w:p w14:paraId="505E73B3" w14:textId="77777777" w:rsidR="00A035C0" w:rsidRDefault="00A035C0" w:rsidP="00A035C0">
          <w:pPr>
            <w:pStyle w:val="ListParagraph"/>
            <w:rPr>
              <w:sz w:val="24"/>
              <w:szCs w:val="24"/>
              <w:lang w:eastAsia="en-GB"/>
            </w:rPr>
          </w:pPr>
        </w:p>
        <w:p w14:paraId="0F120E07" w14:textId="008D2B62" w:rsidR="001C24DE" w:rsidRPr="009F2B74" w:rsidRDefault="00BF2384" w:rsidP="00E460D1">
          <w:pPr>
            <w:pStyle w:val="ListParagraph"/>
            <w:numPr>
              <w:ilvl w:val="0"/>
              <w:numId w:val="18"/>
            </w:numPr>
            <w:rPr>
              <w:b/>
              <w:sz w:val="24"/>
              <w:szCs w:val="24"/>
              <w:lang w:eastAsia="en-GB"/>
            </w:rPr>
          </w:pPr>
          <w:r w:rsidRPr="009F2B74">
            <w:rPr>
              <w:b/>
              <w:sz w:val="24"/>
              <w:szCs w:val="24"/>
              <w:lang w:eastAsia="en-GB"/>
            </w:rPr>
            <w:t>Objects can be added and removed from the simulation. A maximum of 100 objects can be added.</w:t>
          </w:r>
        </w:p>
        <w:p w14:paraId="42C60CDE" w14:textId="77777777" w:rsidR="001C24DE" w:rsidRDefault="001C24DE" w:rsidP="001C24DE">
          <w:pPr>
            <w:pStyle w:val="ListParagraph"/>
            <w:rPr>
              <w:sz w:val="24"/>
              <w:szCs w:val="24"/>
              <w:lang w:eastAsia="en-GB"/>
            </w:rPr>
          </w:pPr>
        </w:p>
        <w:p w14:paraId="42E87851" w14:textId="4A142457" w:rsidR="001C24DE" w:rsidRDefault="00D96CF8" w:rsidP="001C24DE">
          <w:pPr>
            <w:pStyle w:val="ListParagraph"/>
            <w:rPr>
              <w:sz w:val="24"/>
              <w:szCs w:val="24"/>
              <w:lang w:eastAsia="en-GB"/>
            </w:rPr>
          </w:pPr>
          <w:r>
            <w:rPr>
              <w:sz w:val="24"/>
              <w:szCs w:val="24"/>
              <w:lang w:eastAsia="en-GB"/>
            </w:rPr>
            <w:t>Objects can be added with properties set by the user. Up to 100 objects can be added.</w:t>
          </w:r>
        </w:p>
        <w:p w14:paraId="6B5C8E4B" w14:textId="77777777" w:rsidR="001C24DE" w:rsidRPr="001C24DE" w:rsidRDefault="001C24DE" w:rsidP="001C24DE">
          <w:pPr>
            <w:pStyle w:val="ListParagraph"/>
            <w:rPr>
              <w:sz w:val="24"/>
              <w:szCs w:val="24"/>
              <w:lang w:eastAsia="en-GB"/>
            </w:rPr>
          </w:pPr>
        </w:p>
        <w:p w14:paraId="6F8E60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Start/pause/resume buttons will be added to control the simulation.</w:t>
          </w:r>
        </w:p>
        <w:p w14:paraId="01C2F9D9" w14:textId="77777777" w:rsidR="00D96CF8" w:rsidRDefault="00D96CF8" w:rsidP="00D96CF8">
          <w:pPr>
            <w:pStyle w:val="ListParagraph"/>
            <w:rPr>
              <w:sz w:val="24"/>
              <w:szCs w:val="24"/>
              <w:lang w:eastAsia="en-GB"/>
            </w:rPr>
          </w:pPr>
        </w:p>
        <w:p w14:paraId="2FF79DF3" w14:textId="1C981E4B" w:rsidR="00D96CF8" w:rsidRDefault="00D96CF8" w:rsidP="00D96CF8">
          <w:pPr>
            <w:pStyle w:val="ListParagraph"/>
            <w:rPr>
              <w:sz w:val="24"/>
              <w:szCs w:val="24"/>
              <w:lang w:eastAsia="en-GB"/>
            </w:rPr>
          </w:pPr>
          <w:r>
            <w:rPr>
              <w:sz w:val="24"/>
              <w:szCs w:val="24"/>
              <w:lang w:eastAsia="en-GB"/>
            </w:rPr>
            <w:t xml:space="preserve">The simulation can be paused and resumed using one button. It was not necessary to add a start, pause </w:t>
          </w:r>
          <w:r w:rsidR="00DD091F">
            <w:rPr>
              <w:sz w:val="24"/>
              <w:szCs w:val="24"/>
              <w:lang w:eastAsia="en-GB"/>
            </w:rPr>
            <w:t xml:space="preserve">and resume button because pause and </w:t>
          </w:r>
          <w:r>
            <w:rPr>
              <w:sz w:val="24"/>
              <w:szCs w:val="24"/>
              <w:lang w:eastAsia="en-GB"/>
            </w:rPr>
            <w:t xml:space="preserve">resume </w:t>
          </w:r>
          <w:r w:rsidR="00CC4B78">
            <w:rPr>
              <w:sz w:val="24"/>
              <w:szCs w:val="24"/>
              <w:lang w:eastAsia="en-GB"/>
            </w:rPr>
            <w:t>functionality could be achieved using only one button.</w:t>
          </w:r>
        </w:p>
        <w:p w14:paraId="64CD3E51" w14:textId="77777777" w:rsidR="00D96CF8" w:rsidRDefault="00D96CF8" w:rsidP="00D96CF8">
          <w:pPr>
            <w:pStyle w:val="ListParagraph"/>
            <w:rPr>
              <w:sz w:val="24"/>
              <w:szCs w:val="24"/>
              <w:lang w:eastAsia="en-GB"/>
            </w:rPr>
          </w:pPr>
        </w:p>
        <w:p w14:paraId="4417438B"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Step forward, step back will be added to manually “update” the simulation, either forwards or backwards in time.</w:t>
          </w:r>
        </w:p>
        <w:p w14:paraId="2F1F32D2" w14:textId="77777777" w:rsidR="0010112A" w:rsidRDefault="0010112A" w:rsidP="0010112A">
          <w:pPr>
            <w:pStyle w:val="ListParagraph"/>
            <w:rPr>
              <w:sz w:val="24"/>
              <w:szCs w:val="24"/>
              <w:lang w:eastAsia="en-GB"/>
            </w:rPr>
          </w:pPr>
        </w:p>
        <w:p w14:paraId="7B163BAB" w14:textId="77777777" w:rsidR="00A3748E" w:rsidRDefault="0010112A" w:rsidP="00A3748E">
          <w:pPr>
            <w:pStyle w:val="ListParagraph"/>
            <w:rPr>
              <w:sz w:val="24"/>
              <w:szCs w:val="24"/>
              <w:lang w:eastAsia="en-GB"/>
            </w:rPr>
          </w:pPr>
          <w:r>
            <w:rPr>
              <w:sz w:val="24"/>
              <w:szCs w:val="24"/>
              <w:lang w:eastAsia="en-GB"/>
            </w:rPr>
            <w:t>A step forward button is implemented to move the simulation forward by one update. However, a step back button was not possible due to the amount of data that would be required to store the simulations previous updates.</w:t>
          </w:r>
        </w:p>
        <w:p w14:paraId="44555263" w14:textId="77777777" w:rsidR="00A3748E" w:rsidRDefault="00A3748E" w:rsidP="00A3748E">
          <w:pPr>
            <w:pStyle w:val="ListParagraph"/>
            <w:rPr>
              <w:sz w:val="24"/>
              <w:szCs w:val="24"/>
              <w:lang w:eastAsia="en-GB"/>
            </w:rPr>
          </w:pPr>
        </w:p>
        <w:p w14:paraId="092CFBA6" w14:textId="60CA5BE1" w:rsidR="00A3748E" w:rsidRPr="00A3748E" w:rsidRDefault="00A3748E" w:rsidP="00A3748E">
          <w:pPr>
            <w:pStyle w:val="ListParagraph"/>
            <w:numPr>
              <w:ilvl w:val="0"/>
              <w:numId w:val="18"/>
            </w:numPr>
            <w:rPr>
              <w:sz w:val="24"/>
              <w:szCs w:val="24"/>
              <w:lang w:eastAsia="en-GB"/>
            </w:rPr>
          </w:pPr>
          <w:r w:rsidRPr="00A3748E">
            <w:rPr>
              <w:b/>
              <w:sz w:val="24"/>
              <w:szCs w:val="24"/>
              <w:lang w:eastAsia="en-GB"/>
            </w:rPr>
            <w:t>Tracing objects functionality will be added to help the user find out how the balls in the simulation are behaving.</w:t>
          </w:r>
        </w:p>
        <w:p w14:paraId="4D3E8C3C" w14:textId="77777777" w:rsidR="00A3748E" w:rsidRDefault="00A3748E" w:rsidP="00A3748E">
          <w:pPr>
            <w:pStyle w:val="ListParagraph"/>
            <w:ind w:left="927"/>
            <w:rPr>
              <w:b/>
              <w:sz w:val="24"/>
              <w:szCs w:val="24"/>
              <w:lang w:eastAsia="en-GB"/>
            </w:rPr>
          </w:pPr>
        </w:p>
        <w:p w14:paraId="7584FC42" w14:textId="53BE883D" w:rsidR="00A3748E" w:rsidRPr="00A3748E" w:rsidRDefault="00A3748E" w:rsidP="00A3748E">
          <w:pPr>
            <w:pStyle w:val="ListParagraph"/>
            <w:ind w:left="927"/>
            <w:rPr>
              <w:sz w:val="24"/>
              <w:szCs w:val="24"/>
              <w:lang w:eastAsia="en-GB"/>
            </w:rPr>
          </w:pPr>
          <w:r>
            <w:rPr>
              <w:sz w:val="24"/>
              <w:szCs w:val="24"/>
              <w:lang w:eastAsia="en-GB"/>
            </w:rPr>
            <w:t>An particle’s path can be traced using</w:t>
          </w:r>
        </w:p>
        <w:p w14:paraId="7396A6AC" w14:textId="77777777" w:rsidR="00A3748E" w:rsidRPr="00A3748E" w:rsidRDefault="00A3748E" w:rsidP="00A3748E">
          <w:pPr>
            <w:pStyle w:val="ListParagraph"/>
            <w:ind w:left="927"/>
            <w:rPr>
              <w:sz w:val="24"/>
              <w:szCs w:val="24"/>
              <w:lang w:eastAsia="en-GB"/>
            </w:rPr>
          </w:pPr>
        </w:p>
        <w:p w14:paraId="1DBEBEF6" w14:textId="30EE598C" w:rsidR="00A3748E" w:rsidRPr="00A3748E" w:rsidRDefault="00A3748E" w:rsidP="00A3748E">
          <w:pPr>
            <w:pStyle w:val="ListParagraph"/>
            <w:numPr>
              <w:ilvl w:val="0"/>
              <w:numId w:val="18"/>
            </w:numPr>
            <w:rPr>
              <w:b/>
              <w:sz w:val="24"/>
              <w:szCs w:val="24"/>
              <w:lang w:eastAsia="en-GB"/>
            </w:rPr>
          </w:pPr>
          <w:r w:rsidRPr="00A3748E">
            <w:rPr>
              <w:b/>
              <w:sz w:val="24"/>
              <w:szCs w:val="24"/>
              <w:lang w:eastAsia="en-GB"/>
            </w:rPr>
            <w:t>The system will display graphs showing the individual and combined energy of all objects as the simulation progresses.</w:t>
          </w:r>
        </w:p>
        <w:p w14:paraId="75A5A5A8" w14:textId="77777777" w:rsidR="00A3748E" w:rsidRDefault="00A3748E" w:rsidP="00A3748E">
          <w:pPr>
            <w:pStyle w:val="ListParagraph"/>
            <w:numPr>
              <w:ilvl w:val="0"/>
              <w:numId w:val="18"/>
            </w:numPr>
            <w:rPr>
              <w:b/>
              <w:sz w:val="24"/>
              <w:szCs w:val="24"/>
              <w:lang w:eastAsia="en-GB"/>
            </w:rPr>
          </w:pPr>
          <w:r w:rsidRPr="00A3748E">
            <w:rPr>
              <w:b/>
              <w:sz w:val="24"/>
              <w:szCs w:val="24"/>
              <w:lang w:eastAsia="en-GB"/>
            </w:rPr>
            <w:t>Gravity functionality (can be disabled) will be added to see how objects behave under the influence of an external force.</w:t>
          </w:r>
        </w:p>
        <w:p w14:paraId="2FD9AFEB" w14:textId="77777777" w:rsidR="00A3748E" w:rsidRDefault="00A3748E" w:rsidP="00A3748E">
          <w:pPr>
            <w:pStyle w:val="ListParagraph"/>
            <w:ind w:left="927"/>
            <w:rPr>
              <w:b/>
              <w:sz w:val="24"/>
              <w:szCs w:val="24"/>
              <w:lang w:eastAsia="en-GB"/>
            </w:rPr>
          </w:pPr>
        </w:p>
        <w:p w14:paraId="499A0B7B" w14:textId="29CE8462" w:rsidR="00A3748E" w:rsidRPr="00A3748E" w:rsidRDefault="00A3748E" w:rsidP="00A3748E">
          <w:pPr>
            <w:pStyle w:val="ListParagraph"/>
            <w:numPr>
              <w:ilvl w:val="0"/>
              <w:numId w:val="18"/>
            </w:numPr>
            <w:rPr>
              <w:b/>
              <w:sz w:val="24"/>
              <w:szCs w:val="24"/>
              <w:lang w:eastAsia="en-GB"/>
            </w:rPr>
          </w:pPr>
          <w:r w:rsidRPr="00A3748E">
            <w:rPr>
              <w:b/>
              <w:sz w:val="24"/>
              <w:szCs w:val="24"/>
              <w:lang w:eastAsia="en-GB"/>
            </w:rPr>
            <w:t>Simulation data will be shown. This includes:</w:t>
          </w:r>
        </w:p>
        <w:p w14:paraId="35B74F2B" w14:textId="682685CB" w:rsidR="00A3748E" w:rsidRPr="00A3748E" w:rsidRDefault="00A3748E" w:rsidP="00A3748E">
          <w:pPr>
            <w:pStyle w:val="ListParagraph"/>
            <w:ind w:left="927"/>
            <w:rPr>
              <w:b/>
              <w:sz w:val="24"/>
              <w:szCs w:val="24"/>
              <w:lang w:eastAsia="en-GB"/>
            </w:rPr>
          </w:pPr>
          <w:r w:rsidRPr="00A3748E">
            <w:rPr>
              <w:b/>
              <w:sz w:val="24"/>
              <w:szCs w:val="24"/>
              <w:lang w:eastAsia="en-GB"/>
            </w:rPr>
            <w:t>Displaying the direction of objects before and after collisions.</w:t>
          </w:r>
        </w:p>
        <w:p w14:paraId="5464E429" w14:textId="67A3A274" w:rsidR="00A3748E" w:rsidRPr="00A3748E" w:rsidRDefault="00A3748E" w:rsidP="00A3748E">
          <w:pPr>
            <w:pStyle w:val="ListParagraph"/>
            <w:ind w:left="927"/>
            <w:rPr>
              <w:b/>
              <w:sz w:val="24"/>
              <w:szCs w:val="24"/>
              <w:lang w:eastAsia="en-GB"/>
            </w:rPr>
          </w:pPr>
          <w:r w:rsidRPr="00A3748E">
            <w:rPr>
              <w:b/>
              <w:sz w:val="24"/>
              <w:szCs w:val="24"/>
              <w:lang w:eastAsia="en-GB"/>
            </w:rPr>
            <w:t>The frame rate.</w:t>
          </w:r>
        </w:p>
        <w:p w14:paraId="3D91D3EF" w14:textId="290172BA" w:rsidR="00A3748E" w:rsidRPr="00A3748E" w:rsidRDefault="00A3748E" w:rsidP="00A3748E">
          <w:pPr>
            <w:pStyle w:val="ListParagraph"/>
            <w:ind w:left="927"/>
            <w:rPr>
              <w:b/>
              <w:sz w:val="24"/>
              <w:szCs w:val="24"/>
              <w:lang w:eastAsia="en-GB"/>
            </w:rPr>
          </w:pPr>
          <w:r w:rsidRPr="00A3748E">
            <w:rPr>
              <w:b/>
              <w:sz w:val="24"/>
              <w:szCs w:val="24"/>
              <w:lang w:eastAsia="en-GB"/>
            </w:rPr>
            <w:t>The energy stored in a ball.</w:t>
          </w:r>
        </w:p>
        <w:p w14:paraId="1E7C45E7" w14:textId="7A15F0BF" w:rsidR="00A3748E" w:rsidRPr="00A3748E" w:rsidRDefault="00A3748E" w:rsidP="00A3748E">
          <w:pPr>
            <w:pStyle w:val="ListParagraph"/>
            <w:ind w:left="927"/>
            <w:rPr>
              <w:b/>
              <w:sz w:val="24"/>
              <w:szCs w:val="24"/>
              <w:lang w:eastAsia="en-GB"/>
            </w:rPr>
          </w:pPr>
          <w:r w:rsidRPr="00A3748E">
            <w:rPr>
              <w:b/>
              <w:sz w:val="24"/>
              <w:szCs w:val="24"/>
              <w:lang w:eastAsia="en-GB"/>
            </w:rPr>
            <w:t>The properties of the ball (velocity, mass, coefficient of restitution)</w:t>
          </w:r>
        </w:p>
        <w:p w14:paraId="20926CBC" w14:textId="185FA4C3" w:rsidR="00A3748E" w:rsidRPr="00A3748E" w:rsidRDefault="00A3748E" w:rsidP="00A3748E">
          <w:pPr>
            <w:pStyle w:val="ListParagraph"/>
            <w:numPr>
              <w:ilvl w:val="0"/>
              <w:numId w:val="18"/>
            </w:numPr>
            <w:rPr>
              <w:b/>
              <w:sz w:val="24"/>
              <w:szCs w:val="24"/>
              <w:lang w:eastAsia="en-GB"/>
            </w:rPr>
          </w:pPr>
          <w:r w:rsidRPr="00A3748E">
            <w:rPr>
              <w:b/>
              <w:sz w:val="24"/>
              <w:szCs w:val="24"/>
              <w:lang w:eastAsia="en-GB"/>
            </w:rPr>
            <w:t>Simulation saving and loading will be added to restore a previous state of the simulation, i.e, just before two balls are about to collide, so that the exact collision can be repeated.</w:t>
          </w:r>
        </w:p>
        <w:p w14:paraId="48E06D41" w14:textId="77777777" w:rsidR="00BF2384" w:rsidRDefault="00BF2384" w:rsidP="00BF2384">
          <w:pPr>
            <w:rPr>
              <w:lang w:eastAsia="en-GB"/>
            </w:rPr>
          </w:pPr>
        </w:p>
        <w:p w14:paraId="64CC3E76" w14:textId="77777777" w:rsidR="00BF2384" w:rsidRPr="00BF2384" w:rsidRDefault="00BF2384" w:rsidP="00BF2384">
          <w:pPr>
            <w:rPr>
              <w:lang w:eastAsia="en-GB"/>
            </w:rPr>
          </w:pPr>
        </w:p>
        <w:p w14:paraId="29CEFEBA" w14:textId="404AAA42" w:rsidR="00FA39BD" w:rsidRPr="007A6E71" w:rsidRDefault="00FA39BD" w:rsidP="00FA39BD">
          <w:pPr>
            <w:pStyle w:val="Heading2"/>
          </w:pPr>
          <w:bookmarkStart w:id="64" w:name="_Toc413235372"/>
          <w:r w:rsidRPr="007A6E71">
            <w:t>Client/ User Feedback</w:t>
          </w:r>
          <w:bookmarkEnd w:id="64"/>
        </w:p>
        <w:p w14:paraId="2B768D02" w14:textId="126BC778" w:rsidR="00FA39BD" w:rsidRDefault="00FA39BD" w:rsidP="00B67248">
          <w:pPr>
            <w:pStyle w:val="Heading2"/>
          </w:pPr>
          <w:bookmarkStart w:id="65" w:name="_Toc413235373"/>
          <w:r w:rsidRPr="007A6E71">
            <w:t>Project Extensions</w:t>
          </w:r>
          <w:bookmarkEnd w:id="65"/>
        </w:p>
        <w:p w14:paraId="7E0C596B" w14:textId="77777777" w:rsidR="00EA313E" w:rsidRPr="00EA313E" w:rsidRDefault="0080026F" w:rsidP="00EA313E">
          <w:pPr>
            <w:rPr>
              <w:sz w:val="32"/>
              <w:szCs w:val="32"/>
            </w:rPr>
            <w:sectPr w:rsidR="00EA313E" w:rsidRPr="00EA313E" w:rsidSect="00467837">
              <w:pgSz w:w="11906" w:h="16838"/>
              <w:pgMar w:top="1440" w:right="1440" w:bottom="1440" w:left="1440" w:header="708" w:footer="708" w:gutter="0"/>
              <w:pgNumType w:start="0"/>
              <w:cols w:space="708"/>
              <w:titlePg/>
              <w:docGrid w:linePitch="360"/>
            </w:sectPr>
          </w:pPr>
        </w:p>
      </w:sdtContent>
    </w:sdt>
    <w:p w14:paraId="3ACF59F4" w14:textId="77777777" w:rsidR="00612ED2" w:rsidRPr="00397EA7" w:rsidRDefault="00612ED2" w:rsidP="00397EA7">
      <w:pPr>
        <w:rPr>
          <w:lang w:eastAsia="en-GB"/>
        </w:rPr>
      </w:pPr>
    </w:p>
    <w:p w14:paraId="3FBAB7B0" w14:textId="77777777" w:rsidR="00006C23" w:rsidRDefault="00006C23">
      <w:pPr>
        <w:pStyle w:val="Heading1"/>
      </w:pPr>
      <w:bookmarkStart w:id="66" w:name="_Toc413235380"/>
      <w:r>
        <w:t>Appendices</w:t>
      </w:r>
      <w:bookmarkEnd w:id="66"/>
    </w:p>
    <w:p w14:paraId="4030BE23" w14:textId="77777777" w:rsidR="00B67248" w:rsidRDefault="00B67248" w:rsidP="00B67248">
      <w:pPr>
        <w:pStyle w:val="Heading2"/>
      </w:pPr>
      <w:bookmarkStart w:id="67" w:name="_Toc413235375"/>
      <w:r w:rsidRPr="007A6E71">
        <w:t>Interview Transcripts</w:t>
      </w:r>
      <w:bookmarkEnd w:id="67"/>
    </w:p>
    <w:p w14:paraId="5D590494" w14:textId="77777777" w:rsidR="00A04874" w:rsidRPr="00A04874" w:rsidRDefault="00A04874" w:rsidP="00A04874"/>
    <w:p w14:paraId="5AB331A9" w14:textId="77777777" w:rsidR="00FB4CE2" w:rsidRDefault="00FB4CE2" w:rsidP="00FB4CE2">
      <w:pPr>
        <w:rPr>
          <w:b/>
        </w:rPr>
      </w:pPr>
      <w:r>
        <w:rPr>
          <w:b/>
        </w:rPr>
        <w:t>What is your name and what is your job?</w:t>
      </w:r>
    </w:p>
    <w:p w14:paraId="2784F969" w14:textId="77777777" w:rsidR="00FB4CE2" w:rsidRDefault="00FB4CE2" w:rsidP="00FB4CE2">
      <w:r>
        <w:t>My name is Alison Frost and I’m a physics teacher at Varndean Sixth-Form College in Brighton.</w:t>
      </w:r>
    </w:p>
    <w:p w14:paraId="336102E4" w14:textId="77777777" w:rsidR="00FB4CE2" w:rsidRPr="001C5E34" w:rsidRDefault="00FB4CE2" w:rsidP="00FB4CE2"/>
    <w:p w14:paraId="2BB8C530" w14:textId="77777777" w:rsidR="00FB4CE2" w:rsidRDefault="00FB4CE2" w:rsidP="00FB4CE2">
      <w:pPr>
        <w:rPr>
          <w:b/>
        </w:rPr>
      </w:pPr>
      <w:r>
        <w:rPr>
          <w:b/>
        </w:rPr>
        <w:t>What is the current system for teaching the concepts of collision between particles and energy conservation, and what would be a typical question that would have to be solved?</w:t>
      </w:r>
    </w:p>
    <w:p w14:paraId="6A718C8A" w14:textId="77777777" w:rsidR="00FB4CE2" w:rsidRDefault="00FB4CE2" w:rsidP="00FB4CE2">
      <w:r>
        <w:t>I usually use a practical experimental involving an air-track, which is basically a track with holes along it that it blows a light current of air through. This is to reduce friction. A car is then attached to the track and sent along the track with a block with black lines on it so that either velocity or deceleration can be recorded. The track has a sensor on it that is attached to the computer so it can calculate the speed of the cart as it moves through the sensor.</w:t>
      </w:r>
    </w:p>
    <w:p w14:paraId="21297CA0" w14:textId="77777777" w:rsidR="00FB4CE2" w:rsidRDefault="00FB4CE2" w:rsidP="00FB4CE2">
      <w:r>
        <w:t>After that I write calculations and equations on the board, such as m1v1 = m2v2 [conservation of momentum] and drawing diagrams of the stages of collision of two balls (before collision, collision, after collision). I then explain how momentum is conserved in both types of collision [elastic and inelastic] but that energy is not conserved in inelastic collisions.</w:t>
      </w:r>
    </w:p>
    <w:p w14:paraId="4F9ECE94" w14:textId="0148D773" w:rsidR="00FB4CE2" w:rsidRDefault="00FB4CE2" w:rsidP="00FB4CE2">
      <w:r>
        <w:t>A typical question would be something like: calculate the initial velocity of an object before collision given that you know t</w:t>
      </w:r>
      <w:r w:rsidR="00BA67EC">
        <w:t>he resultant velocitie</w:t>
      </w:r>
      <w:r>
        <w:t xml:space="preserve"> and masses of both objects.</w:t>
      </w:r>
    </w:p>
    <w:p w14:paraId="1A67F669" w14:textId="77777777" w:rsidR="00FB4CE2" w:rsidRPr="001B5A6B" w:rsidRDefault="00FB4CE2" w:rsidP="00FB4CE2"/>
    <w:p w14:paraId="2164CA2D" w14:textId="77777777" w:rsidR="00FB4CE2" w:rsidRDefault="00FB4CE2" w:rsidP="00FB4CE2">
      <w:pPr>
        <w:rPr>
          <w:b/>
        </w:rPr>
      </w:pPr>
      <w:r>
        <w:rPr>
          <w:b/>
        </w:rPr>
        <w:t>What is the problem with the current system?</w:t>
      </w:r>
    </w:p>
    <w:p w14:paraId="32ACE462" w14:textId="77777777" w:rsidR="00FB4CE2" w:rsidRDefault="00FB4CE2" w:rsidP="00FB4CE2">
      <w:r>
        <w:t xml:space="preserve">The main problems we have is that the air track is difficult to set up as it’s quite delicate, and we often have trouble fitting it into our teaching schedule as it can take quite some time to get working. </w:t>
      </w:r>
    </w:p>
    <w:p w14:paraId="2DC25ABF" w14:textId="77777777" w:rsidR="00FB4CE2" w:rsidRPr="00F36B26" w:rsidRDefault="00FB4CE2" w:rsidP="00FB4CE2"/>
    <w:p w14:paraId="14200E62" w14:textId="77777777" w:rsidR="00FB4CE2" w:rsidRDefault="00FB4CE2" w:rsidP="00FB4CE2">
      <w:pPr>
        <w:rPr>
          <w:b/>
        </w:rPr>
      </w:pPr>
      <w:r>
        <w:rPr>
          <w:b/>
        </w:rPr>
        <w:t>How would an interactive simulation that explains visually these concepts be used in the physics course?</w:t>
      </w:r>
    </w:p>
    <w:p w14:paraId="2CD47389" w14:textId="77777777" w:rsidR="00FB4CE2" w:rsidRDefault="00FB4CE2" w:rsidP="00FB4CE2">
      <w:r>
        <w:t>I want it to be used in addition to my current methods of teaching. It’s a good way to supplement the teaching of these concepts and make them seem more real to the student. For this reason I would use it in class and also set it as homework. I want the students to be able to test out different kinds of collision like objects with larges masses and small masses. I don’t want it to seem too difficult for the students either.</w:t>
      </w:r>
    </w:p>
    <w:p w14:paraId="6D610F81" w14:textId="77777777" w:rsidR="00FB4CE2" w:rsidRPr="005358BC" w:rsidRDefault="00FB4CE2" w:rsidP="00FB4CE2"/>
    <w:p w14:paraId="3F9CC5AB" w14:textId="77777777" w:rsidR="00FB4CE2" w:rsidRDefault="00FB4CE2" w:rsidP="00FB4CE2">
      <w:pPr>
        <w:rPr>
          <w:b/>
        </w:rPr>
      </w:pPr>
      <w:r>
        <w:rPr>
          <w:b/>
        </w:rPr>
        <w:lastRenderedPageBreak/>
        <w:t>What kinds of tools would you expect to exist inside a collision and energy conservation simulation?</w:t>
      </w:r>
    </w:p>
    <w:p w14:paraId="7C580A0F" w14:textId="77777777" w:rsidR="00FB4CE2" w:rsidRDefault="00FB4CE2" w:rsidP="00FB4CE2">
      <w:r>
        <w:t>I want a way of showing the collision, either elastic or inelastic, between two or more objects with different masses and a graph showing the energy changes that take place during it. I also want there to be a graph displaying the kinetic energy changes of the entire system, a way of showing an individual particle’s properties, like energy and direction, and perhaps a way of slowing down and speeding up the simulation.</w:t>
      </w:r>
    </w:p>
    <w:p w14:paraId="5886D297" w14:textId="77777777" w:rsidR="00FB4CE2" w:rsidRPr="00657250" w:rsidRDefault="00FB4CE2" w:rsidP="00FB4CE2"/>
    <w:p w14:paraId="4749CF7C" w14:textId="77777777" w:rsidR="00FB4CE2" w:rsidRDefault="00FB4CE2" w:rsidP="00FB4CE2">
      <w:pPr>
        <w:rPr>
          <w:b/>
        </w:rPr>
      </w:pPr>
      <w:r>
        <w:rPr>
          <w:b/>
        </w:rPr>
        <w:t>What information about the particles in the simulation (e.g. kinetic energy of a particle) is essential for the user to understand these concepts?</w:t>
      </w:r>
    </w:p>
    <w:p w14:paraId="75A99FB6" w14:textId="77777777" w:rsidR="00FB4CE2" w:rsidRPr="00394D43" w:rsidRDefault="00FB4CE2" w:rsidP="00FB4CE2">
      <w:r>
        <w:t>The main information that has to be displayed is the velocities (magnitude and direction) and mass of each ball.</w:t>
      </w:r>
    </w:p>
    <w:p w14:paraId="0760F6E4" w14:textId="77777777" w:rsidR="00FB4CE2" w:rsidRPr="0035448F" w:rsidRDefault="00FB4CE2" w:rsidP="00FB4CE2">
      <w:pPr>
        <w:rPr>
          <w:b/>
        </w:rPr>
      </w:pPr>
    </w:p>
    <w:p w14:paraId="6A35FC6A" w14:textId="77777777" w:rsidR="00FB4CE2" w:rsidRDefault="00FB4CE2" w:rsidP="00FB4CE2"/>
    <w:p w14:paraId="34215C6E" w14:textId="77777777" w:rsidR="00FB4CE2" w:rsidRPr="00FB4CE2" w:rsidRDefault="00FB4CE2" w:rsidP="00FB4CE2"/>
    <w:p w14:paraId="28FB169D" w14:textId="77777777" w:rsidR="00B67248" w:rsidRPr="007A6E71" w:rsidRDefault="00B67248" w:rsidP="00B67248">
      <w:pPr>
        <w:pStyle w:val="Heading2"/>
      </w:pPr>
      <w:bookmarkStart w:id="68" w:name="_Toc413235376"/>
      <w:r w:rsidRPr="007A6E71">
        <w:t>Summary of Questionnaires</w:t>
      </w:r>
      <w:bookmarkEnd w:id="68"/>
    </w:p>
    <w:p w14:paraId="439F4CF7" w14:textId="77777777" w:rsidR="00B67248" w:rsidRPr="007A6E71" w:rsidRDefault="00B67248" w:rsidP="00B67248">
      <w:pPr>
        <w:pStyle w:val="Heading2"/>
      </w:pPr>
      <w:bookmarkStart w:id="69" w:name="_Toc413235377"/>
      <w:r w:rsidRPr="007A6E71">
        <w:t>Original documents of system</w:t>
      </w:r>
      <w:bookmarkEnd w:id="69"/>
    </w:p>
    <w:p w14:paraId="515887F4" w14:textId="77777777" w:rsidR="00B67248" w:rsidRPr="007A6E71" w:rsidRDefault="00B67248" w:rsidP="00B67248">
      <w:pPr>
        <w:pStyle w:val="Heading2"/>
      </w:pPr>
      <w:bookmarkStart w:id="70" w:name="_Toc413235378"/>
      <w:r w:rsidRPr="007A6E71">
        <w:t>Program listing</w:t>
      </w:r>
      <w:bookmarkEnd w:id="70"/>
    </w:p>
    <w:p w14:paraId="4C648EE1" w14:textId="77777777" w:rsidR="00B67248" w:rsidRDefault="00B67248" w:rsidP="00B67248">
      <w:pPr>
        <w:pStyle w:val="Heading2"/>
      </w:pPr>
      <w:bookmarkStart w:id="71" w:name="_Toc413235379"/>
      <w:r w:rsidRPr="007A6E71">
        <w:t>Test data</w:t>
      </w:r>
      <w:bookmarkEnd w:id="71"/>
    </w:p>
    <w:p w14:paraId="4BCFF43A" w14:textId="77777777" w:rsidR="00B67248" w:rsidRPr="00B67248" w:rsidRDefault="00B67248" w:rsidP="00B67248">
      <w:pPr>
        <w:rPr>
          <w:lang w:eastAsia="en-GB"/>
        </w:rPr>
      </w:pPr>
    </w:p>
    <w:tbl>
      <w:tblPr>
        <w:tblStyle w:val="TableGrid"/>
        <w:tblpPr w:leftFromText="180" w:rightFromText="180" w:vertAnchor="text" w:horzAnchor="margin" w:tblpY="553"/>
        <w:tblW w:w="9776" w:type="dxa"/>
        <w:tblLayout w:type="fixed"/>
        <w:tblLook w:val="04A0" w:firstRow="1" w:lastRow="0" w:firstColumn="1" w:lastColumn="0" w:noHBand="0" w:noVBand="1"/>
      </w:tblPr>
      <w:tblGrid>
        <w:gridCol w:w="851"/>
        <w:gridCol w:w="3113"/>
        <w:gridCol w:w="2977"/>
        <w:gridCol w:w="2835"/>
      </w:tblGrid>
      <w:tr w:rsidR="00006C23" w14:paraId="2268EB66" w14:textId="77777777" w:rsidTr="00704AF0">
        <w:trPr>
          <w:cantSplit/>
          <w:trHeight w:val="435"/>
        </w:trPr>
        <w:tc>
          <w:tcPr>
            <w:tcW w:w="851" w:type="dxa"/>
            <w:shd w:val="pct15" w:color="auto" w:fill="auto"/>
            <w:textDirection w:val="btLr"/>
          </w:tcPr>
          <w:p w14:paraId="35FCAED2" w14:textId="77777777" w:rsidR="00006C23" w:rsidRDefault="00006C23" w:rsidP="00704AF0">
            <w:pPr>
              <w:ind w:left="113" w:right="113"/>
            </w:pPr>
          </w:p>
        </w:tc>
        <w:tc>
          <w:tcPr>
            <w:tcW w:w="3113" w:type="dxa"/>
            <w:shd w:val="pct15" w:color="auto" w:fill="auto"/>
          </w:tcPr>
          <w:p w14:paraId="39CB7BFE" w14:textId="77777777" w:rsidR="00006C23" w:rsidRPr="00A8132E" w:rsidRDefault="00006C23" w:rsidP="00704AF0">
            <w:pPr>
              <w:rPr>
                <w:sz w:val="24"/>
                <w:szCs w:val="24"/>
              </w:rPr>
            </w:pPr>
            <w:r w:rsidRPr="00A8132E">
              <w:rPr>
                <w:sz w:val="24"/>
                <w:szCs w:val="24"/>
              </w:rPr>
              <w:t>Solution</w:t>
            </w:r>
          </w:p>
        </w:tc>
        <w:tc>
          <w:tcPr>
            <w:tcW w:w="2977" w:type="dxa"/>
            <w:shd w:val="pct15" w:color="auto" w:fill="auto"/>
          </w:tcPr>
          <w:p w14:paraId="4E60809C" w14:textId="77777777" w:rsidR="00006C23" w:rsidRPr="00A8132E" w:rsidRDefault="00006C23" w:rsidP="00704AF0">
            <w:pPr>
              <w:rPr>
                <w:sz w:val="24"/>
                <w:szCs w:val="24"/>
              </w:rPr>
            </w:pPr>
            <w:r w:rsidRPr="00A8132E">
              <w:rPr>
                <w:sz w:val="24"/>
                <w:szCs w:val="24"/>
              </w:rPr>
              <w:t>Advantages</w:t>
            </w:r>
          </w:p>
        </w:tc>
        <w:tc>
          <w:tcPr>
            <w:tcW w:w="2835" w:type="dxa"/>
            <w:shd w:val="pct15" w:color="auto" w:fill="auto"/>
          </w:tcPr>
          <w:p w14:paraId="6732C97F" w14:textId="77777777" w:rsidR="00006C23" w:rsidRPr="00A8132E" w:rsidRDefault="00006C23" w:rsidP="00704AF0">
            <w:pPr>
              <w:rPr>
                <w:sz w:val="24"/>
                <w:szCs w:val="24"/>
              </w:rPr>
            </w:pPr>
            <w:r w:rsidRPr="00A8132E">
              <w:rPr>
                <w:sz w:val="24"/>
                <w:szCs w:val="24"/>
              </w:rPr>
              <w:t>Disadvantages</w:t>
            </w:r>
          </w:p>
        </w:tc>
      </w:tr>
      <w:tr w:rsidR="00006C23" w14:paraId="45446C4C" w14:textId="77777777" w:rsidTr="00704AF0">
        <w:trPr>
          <w:cantSplit/>
          <w:trHeight w:val="7763"/>
        </w:trPr>
        <w:tc>
          <w:tcPr>
            <w:tcW w:w="851" w:type="dxa"/>
            <w:shd w:val="pct15" w:color="auto" w:fill="auto"/>
            <w:textDirection w:val="btLr"/>
          </w:tcPr>
          <w:p w14:paraId="2E1B6EDD" w14:textId="77777777" w:rsidR="00006C23" w:rsidRPr="00851DD3" w:rsidRDefault="00006C23" w:rsidP="00704AF0">
            <w:pPr>
              <w:ind w:left="113" w:right="113"/>
              <w:rPr>
                <w:sz w:val="24"/>
                <w:szCs w:val="24"/>
              </w:rPr>
            </w:pPr>
            <w:r>
              <w:rPr>
                <w:sz w:val="24"/>
                <w:szCs w:val="24"/>
              </w:rPr>
              <w:lastRenderedPageBreak/>
              <w:t>Online software</w:t>
            </w:r>
          </w:p>
        </w:tc>
        <w:tc>
          <w:tcPr>
            <w:tcW w:w="3113" w:type="dxa"/>
          </w:tcPr>
          <w:p w14:paraId="6D78E0B6" w14:textId="77777777" w:rsidR="00006C23" w:rsidRPr="009955F0" w:rsidRDefault="00006C23" w:rsidP="00E460D1">
            <w:pPr>
              <w:pStyle w:val="ListParagraph"/>
              <w:numPr>
                <w:ilvl w:val="0"/>
                <w:numId w:val="3"/>
              </w:numPr>
              <w:rPr>
                <w:sz w:val="24"/>
                <w:szCs w:val="24"/>
              </w:rPr>
            </w:pPr>
            <w:r w:rsidRPr="009955F0">
              <w:rPr>
                <w:sz w:val="24"/>
                <w:szCs w:val="24"/>
              </w:rPr>
              <w:t>The user accesses a website and the demo runs in a browser.</w:t>
            </w:r>
          </w:p>
          <w:p w14:paraId="51518A72" w14:textId="77777777" w:rsidR="00006C23" w:rsidRPr="009955F0" w:rsidRDefault="0080026F" w:rsidP="00E460D1">
            <w:pPr>
              <w:pStyle w:val="ListParagraph"/>
              <w:numPr>
                <w:ilvl w:val="0"/>
                <w:numId w:val="3"/>
              </w:numPr>
              <w:rPr>
                <w:rStyle w:val="Hyperlink"/>
                <w:color w:val="auto"/>
                <w:sz w:val="24"/>
                <w:szCs w:val="24"/>
                <w:u w:val="none"/>
              </w:rPr>
            </w:pPr>
            <w:hyperlink r:id="rId26" w:history="1">
              <w:r w:rsidR="00006C23" w:rsidRPr="009955F0">
                <w:rPr>
                  <w:rStyle w:val="Hyperlink"/>
                  <w:sz w:val="24"/>
                  <w:szCs w:val="24"/>
                </w:rPr>
                <w:t>http://www.hoomanr.com/Demos/Elastic2/</w:t>
              </w:r>
            </w:hyperlink>
          </w:p>
          <w:p w14:paraId="403919A5" w14:textId="77777777" w:rsidR="00006C23" w:rsidRPr="009955F0" w:rsidRDefault="00006C23" w:rsidP="00704AF0">
            <w:pPr>
              <w:rPr>
                <w:sz w:val="24"/>
                <w:szCs w:val="24"/>
              </w:rPr>
            </w:pPr>
          </w:p>
          <w:p w14:paraId="6999ADCC" w14:textId="77777777" w:rsidR="00006C23" w:rsidRPr="009955F0" w:rsidRDefault="00006C23" w:rsidP="00704AF0">
            <w:pPr>
              <w:rPr>
                <w:sz w:val="24"/>
                <w:szCs w:val="24"/>
              </w:rPr>
            </w:pPr>
          </w:p>
        </w:tc>
        <w:tc>
          <w:tcPr>
            <w:tcW w:w="2977" w:type="dxa"/>
          </w:tcPr>
          <w:p w14:paraId="47AD69AA" w14:textId="77777777" w:rsidR="00006C23" w:rsidRPr="009955F0" w:rsidRDefault="00006C23" w:rsidP="00E460D1">
            <w:pPr>
              <w:pStyle w:val="ListParagraph"/>
              <w:numPr>
                <w:ilvl w:val="0"/>
                <w:numId w:val="3"/>
              </w:numPr>
              <w:rPr>
                <w:sz w:val="24"/>
                <w:szCs w:val="24"/>
              </w:rPr>
            </w:pPr>
            <w:r w:rsidRPr="009955F0">
              <w:rPr>
                <w:sz w:val="24"/>
                <w:szCs w:val="24"/>
              </w:rPr>
              <w:t>No cost to access</w:t>
            </w:r>
          </w:p>
          <w:p w14:paraId="62BB7094" w14:textId="77777777" w:rsidR="00006C23" w:rsidRPr="009955F0" w:rsidRDefault="00006C23" w:rsidP="00E460D1">
            <w:pPr>
              <w:pStyle w:val="ListParagraph"/>
              <w:numPr>
                <w:ilvl w:val="0"/>
                <w:numId w:val="3"/>
              </w:numPr>
              <w:rPr>
                <w:sz w:val="24"/>
                <w:szCs w:val="24"/>
              </w:rPr>
            </w:pPr>
            <w:r w:rsidRPr="009955F0">
              <w:rPr>
                <w:sz w:val="24"/>
                <w:szCs w:val="24"/>
              </w:rPr>
              <w:t>Easy to use</w:t>
            </w:r>
          </w:p>
          <w:p w14:paraId="4BDAC517" w14:textId="77777777" w:rsidR="00006C23" w:rsidRPr="009955F0" w:rsidRDefault="00006C23" w:rsidP="00E460D1">
            <w:pPr>
              <w:pStyle w:val="ListParagraph"/>
              <w:numPr>
                <w:ilvl w:val="0"/>
                <w:numId w:val="3"/>
              </w:numPr>
              <w:rPr>
                <w:sz w:val="24"/>
                <w:szCs w:val="24"/>
              </w:rPr>
            </w:pPr>
            <w:r w:rsidRPr="009955F0">
              <w:rPr>
                <w:sz w:val="24"/>
                <w:szCs w:val="24"/>
              </w:rPr>
              <w:t>The site includes an explanation of the physics behind the simulation</w:t>
            </w:r>
          </w:p>
          <w:p w14:paraId="22C7EFB4" w14:textId="77777777" w:rsidR="00006C23" w:rsidRPr="009955F0" w:rsidRDefault="00006C23" w:rsidP="00704AF0">
            <w:pPr>
              <w:jc w:val="right"/>
              <w:rPr>
                <w:sz w:val="24"/>
                <w:szCs w:val="24"/>
              </w:rPr>
            </w:pPr>
          </w:p>
        </w:tc>
        <w:tc>
          <w:tcPr>
            <w:tcW w:w="2835" w:type="dxa"/>
          </w:tcPr>
          <w:p w14:paraId="6B4398E4" w14:textId="77777777" w:rsidR="00006C23" w:rsidRPr="009955F0" w:rsidRDefault="00006C23" w:rsidP="00E460D1">
            <w:pPr>
              <w:pStyle w:val="ListParagraph"/>
              <w:numPr>
                <w:ilvl w:val="0"/>
                <w:numId w:val="3"/>
              </w:numPr>
              <w:rPr>
                <w:sz w:val="24"/>
                <w:szCs w:val="24"/>
              </w:rPr>
            </w:pPr>
            <w:r w:rsidRPr="009955F0">
              <w:rPr>
                <w:sz w:val="24"/>
                <w:szCs w:val="24"/>
              </w:rPr>
              <w:t>Requires a plugin to run</w:t>
            </w:r>
          </w:p>
          <w:p w14:paraId="1B4D4E21" w14:textId="77777777" w:rsidR="00006C23" w:rsidRPr="009955F0" w:rsidRDefault="00006C23" w:rsidP="00E460D1">
            <w:pPr>
              <w:pStyle w:val="ListParagraph"/>
              <w:numPr>
                <w:ilvl w:val="0"/>
                <w:numId w:val="3"/>
              </w:numPr>
              <w:rPr>
                <w:sz w:val="24"/>
                <w:szCs w:val="24"/>
              </w:rPr>
            </w:pPr>
            <w:r w:rsidRPr="009955F0">
              <w:rPr>
                <w:sz w:val="24"/>
                <w:szCs w:val="24"/>
              </w:rPr>
              <w:t>Does not allow user to modify many variables</w:t>
            </w:r>
          </w:p>
          <w:p w14:paraId="7FBAFFA8" w14:textId="77777777" w:rsidR="00006C23" w:rsidRPr="009955F0" w:rsidRDefault="00006C23" w:rsidP="00E460D1">
            <w:pPr>
              <w:pStyle w:val="ListParagraph"/>
              <w:numPr>
                <w:ilvl w:val="0"/>
                <w:numId w:val="3"/>
              </w:numPr>
              <w:rPr>
                <w:sz w:val="24"/>
                <w:szCs w:val="24"/>
              </w:rPr>
            </w:pPr>
            <w:r w:rsidRPr="009955F0">
              <w:rPr>
                <w:sz w:val="24"/>
                <w:szCs w:val="24"/>
              </w:rPr>
              <w:t>Does not include a graph of energy changes over time</w:t>
            </w:r>
          </w:p>
          <w:p w14:paraId="43EECEA9" w14:textId="77777777" w:rsidR="00006C23" w:rsidRPr="009955F0" w:rsidRDefault="00006C23" w:rsidP="00E460D1">
            <w:pPr>
              <w:pStyle w:val="ListParagraph"/>
              <w:numPr>
                <w:ilvl w:val="0"/>
                <w:numId w:val="3"/>
              </w:numPr>
              <w:rPr>
                <w:sz w:val="24"/>
                <w:szCs w:val="24"/>
              </w:rPr>
            </w:pPr>
            <w:r w:rsidRPr="009955F0">
              <w:rPr>
                <w:sz w:val="24"/>
                <w:szCs w:val="24"/>
              </w:rPr>
              <w:t>Does not display energy of each object</w:t>
            </w:r>
          </w:p>
          <w:p w14:paraId="3B7B0256" w14:textId="77777777" w:rsidR="00006C23" w:rsidRPr="009955F0" w:rsidRDefault="00006C23" w:rsidP="00E460D1">
            <w:pPr>
              <w:pStyle w:val="ListParagraph"/>
              <w:numPr>
                <w:ilvl w:val="0"/>
                <w:numId w:val="3"/>
              </w:numPr>
              <w:rPr>
                <w:sz w:val="24"/>
                <w:szCs w:val="24"/>
              </w:rPr>
            </w:pPr>
            <w:r w:rsidRPr="009955F0">
              <w:rPr>
                <w:sz w:val="24"/>
                <w:szCs w:val="24"/>
              </w:rPr>
              <w:t>Does not allow user to add balls</w:t>
            </w:r>
          </w:p>
          <w:p w14:paraId="79156804" w14:textId="77777777" w:rsidR="00006C23" w:rsidRPr="009955F0" w:rsidRDefault="00006C23" w:rsidP="00E460D1">
            <w:pPr>
              <w:pStyle w:val="ListParagraph"/>
              <w:numPr>
                <w:ilvl w:val="0"/>
                <w:numId w:val="3"/>
              </w:numPr>
              <w:rPr>
                <w:sz w:val="24"/>
                <w:szCs w:val="24"/>
              </w:rPr>
            </w:pPr>
            <w:r w:rsidRPr="009955F0">
              <w:rPr>
                <w:sz w:val="24"/>
                <w:szCs w:val="24"/>
              </w:rPr>
              <w:t>Does not allow saving of simulation (saving variables, masses, directions)</w:t>
            </w:r>
          </w:p>
        </w:tc>
      </w:tr>
      <w:tr w:rsidR="00006C23" w14:paraId="2CF8B09F" w14:textId="77777777" w:rsidTr="00704AF0">
        <w:trPr>
          <w:cantSplit/>
          <w:trHeight w:val="1692"/>
        </w:trPr>
        <w:tc>
          <w:tcPr>
            <w:tcW w:w="851" w:type="dxa"/>
            <w:shd w:val="pct15" w:color="auto" w:fill="auto"/>
            <w:textDirection w:val="btLr"/>
          </w:tcPr>
          <w:p w14:paraId="6CFB6969" w14:textId="77777777" w:rsidR="00006C23" w:rsidRPr="00B40A11" w:rsidRDefault="00006C23" w:rsidP="00704AF0">
            <w:pPr>
              <w:ind w:left="113" w:right="113"/>
              <w:rPr>
                <w:sz w:val="24"/>
                <w:szCs w:val="24"/>
              </w:rPr>
            </w:pPr>
            <w:r w:rsidRPr="00B40A11">
              <w:rPr>
                <w:sz w:val="24"/>
                <w:szCs w:val="24"/>
              </w:rPr>
              <w:t>Standard software</w:t>
            </w:r>
          </w:p>
        </w:tc>
        <w:tc>
          <w:tcPr>
            <w:tcW w:w="3113" w:type="dxa"/>
          </w:tcPr>
          <w:p w14:paraId="0407DE21" w14:textId="77777777" w:rsidR="00006C23" w:rsidRPr="009955F0" w:rsidRDefault="00006C23" w:rsidP="00E460D1">
            <w:pPr>
              <w:pStyle w:val="ListParagraph"/>
              <w:numPr>
                <w:ilvl w:val="0"/>
                <w:numId w:val="4"/>
              </w:numPr>
              <w:rPr>
                <w:sz w:val="24"/>
                <w:szCs w:val="24"/>
              </w:rPr>
            </w:pPr>
            <w:r w:rsidRPr="009955F0">
              <w:rPr>
                <w:sz w:val="24"/>
                <w:szCs w:val="24"/>
              </w:rPr>
              <w:t>The user downloads the software onto their computer</w:t>
            </w:r>
          </w:p>
          <w:p w14:paraId="3CE14A91" w14:textId="77777777" w:rsidR="00006C23" w:rsidRPr="009955F0" w:rsidRDefault="00006C23" w:rsidP="00E460D1">
            <w:pPr>
              <w:pStyle w:val="ListParagraph"/>
              <w:numPr>
                <w:ilvl w:val="0"/>
                <w:numId w:val="4"/>
              </w:numPr>
              <w:rPr>
                <w:sz w:val="24"/>
                <w:szCs w:val="24"/>
              </w:rPr>
            </w:pPr>
            <w:r w:rsidRPr="00234FEB">
              <w:rPr>
                <w:sz w:val="24"/>
                <w:szCs w:val="24"/>
              </w:rPr>
              <w:t>https://www.physicscurriculum.com/exploration_of_physical_science.htm</w:t>
            </w:r>
          </w:p>
        </w:tc>
        <w:tc>
          <w:tcPr>
            <w:tcW w:w="2977" w:type="dxa"/>
          </w:tcPr>
          <w:p w14:paraId="29F66775" w14:textId="77777777" w:rsidR="00006C23" w:rsidRPr="009955F0" w:rsidRDefault="00006C23" w:rsidP="00E460D1">
            <w:pPr>
              <w:pStyle w:val="ListParagraph"/>
              <w:numPr>
                <w:ilvl w:val="0"/>
                <w:numId w:val="4"/>
              </w:numPr>
              <w:rPr>
                <w:sz w:val="24"/>
                <w:szCs w:val="24"/>
              </w:rPr>
            </w:pPr>
            <w:r w:rsidRPr="009955F0">
              <w:rPr>
                <w:sz w:val="24"/>
                <w:szCs w:val="24"/>
              </w:rPr>
              <w:t>Works out-of-the-box</w:t>
            </w:r>
          </w:p>
          <w:p w14:paraId="6CEBB19E" w14:textId="77777777" w:rsidR="00006C23" w:rsidRPr="009955F0" w:rsidRDefault="00006C23" w:rsidP="00E460D1">
            <w:pPr>
              <w:pStyle w:val="ListParagraph"/>
              <w:numPr>
                <w:ilvl w:val="0"/>
                <w:numId w:val="4"/>
              </w:numPr>
              <w:rPr>
                <w:sz w:val="24"/>
                <w:szCs w:val="24"/>
              </w:rPr>
            </w:pPr>
            <w:r w:rsidRPr="009955F0">
              <w:rPr>
                <w:sz w:val="24"/>
                <w:szCs w:val="24"/>
              </w:rPr>
              <w:t>TODO: test the advantages of this program</w:t>
            </w:r>
          </w:p>
        </w:tc>
        <w:tc>
          <w:tcPr>
            <w:tcW w:w="2835" w:type="dxa"/>
          </w:tcPr>
          <w:p w14:paraId="2909EA7E" w14:textId="77777777" w:rsidR="00006C23" w:rsidRPr="009955F0" w:rsidRDefault="00006C23" w:rsidP="00E460D1">
            <w:pPr>
              <w:pStyle w:val="ListParagraph"/>
              <w:numPr>
                <w:ilvl w:val="0"/>
                <w:numId w:val="4"/>
              </w:numPr>
              <w:rPr>
                <w:sz w:val="24"/>
                <w:szCs w:val="24"/>
              </w:rPr>
            </w:pPr>
            <w:r w:rsidRPr="009955F0">
              <w:rPr>
                <w:sz w:val="24"/>
                <w:szCs w:val="24"/>
              </w:rPr>
              <w:t>Expensive: a single user license costs $229.00</w:t>
            </w:r>
          </w:p>
          <w:p w14:paraId="7C75B36B" w14:textId="77777777" w:rsidR="00006C23" w:rsidRPr="009955F0" w:rsidRDefault="00006C23" w:rsidP="00E460D1">
            <w:pPr>
              <w:pStyle w:val="ListParagraph"/>
              <w:numPr>
                <w:ilvl w:val="0"/>
                <w:numId w:val="4"/>
              </w:numPr>
              <w:rPr>
                <w:sz w:val="24"/>
                <w:szCs w:val="24"/>
              </w:rPr>
            </w:pPr>
            <w:r w:rsidRPr="009955F0">
              <w:rPr>
                <w:sz w:val="24"/>
                <w:szCs w:val="24"/>
              </w:rPr>
              <w:t>Users would have to be at college to run the software</w:t>
            </w:r>
          </w:p>
          <w:p w14:paraId="4A71134C" w14:textId="77777777" w:rsidR="00006C23" w:rsidRDefault="00006C23" w:rsidP="00E460D1">
            <w:pPr>
              <w:pStyle w:val="ListParagraph"/>
              <w:numPr>
                <w:ilvl w:val="0"/>
                <w:numId w:val="4"/>
              </w:numPr>
              <w:rPr>
                <w:sz w:val="24"/>
                <w:szCs w:val="24"/>
              </w:rPr>
            </w:pPr>
            <w:r w:rsidRPr="009955F0">
              <w:rPr>
                <w:sz w:val="24"/>
                <w:szCs w:val="24"/>
              </w:rPr>
              <w:t>Must be run from the desktop</w:t>
            </w:r>
          </w:p>
          <w:p w14:paraId="6EFE1529" w14:textId="77777777" w:rsidR="00006C23" w:rsidRPr="009955F0" w:rsidRDefault="00006C23" w:rsidP="00E460D1">
            <w:pPr>
              <w:pStyle w:val="ListParagraph"/>
              <w:numPr>
                <w:ilvl w:val="0"/>
                <w:numId w:val="4"/>
              </w:numPr>
              <w:rPr>
                <w:sz w:val="24"/>
                <w:szCs w:val="24"/>
              </w:rPr>
            </w:pPr>
            <w:r>
              <w:rPr>
                <w:sz w:val="24"/>
                <w:szCs w:val="24"/>
              </w:rPr>
              <w:t>Customer service may not be good.</w:t>
            </w:r>
          </w:p>
          <w:p w14:paraId="247EBBD5" w14:textId="77777777" w:rsidR="00006C23" w:rsidRPr="009955F0" w:rsidRDefault="00006C23" w:rsidP="00E460D1">
            <w:pPr>
              <w:pStyle w:val="ListParagraph"/>
              <w:numPr>
                <w:ilvl w:val="0"/>
                <w:numId w:val="4"/>
              </w:numPr>
              <w:rPr>
                <w:sz w:val="24"/>
                <w:szCs w:val="24"/>
              </w:rPr>
            </w:pPr>
            <w:r w:rsidRPr="009955F0">
              <w:rPr>
                <w:sz w:val="24"/>
                <w:szCs w:val="24"/>
              </w:rPr>
              <w:t>Includes unnecessary software</w:t>
            </w:r>
          </w:p>
        </w:tc>
      </w:tr>
      <w:tr w:rsidR="00006C23" w14:paraId="1155ADAA" w14:textId="77777777" w:rsidTr="00704AF0">
        <w:trPr>
          <w:cantSplit/>
          <w:trHeight w:val="1415"/>
        </w:trPr>
        <w:tc>
          <w:tcPr>
            <w:tcW w:w="851" w:type="dxa"/>
            <w:shd w:val="pct15" w:color="auto" w:fill="auto"/>
            <w:textDirection w:val="btLr"/>
          </w:tcPr>
          <w:p w14:paraId="5B9CA039" w14:textId="77777777" w:rsidR="00006C23" w:rsidRPr="009955F0" w:rsidRDefault="00006C23" w:rsidP="00704AF0">
            <w:pPr>
              <w:ind w:left="113" w:right="113"/>
              <w:rPr>
                <w:sz w:val="24"/>
                <w:szCs w:val="24"/>
              </w:rPr>
            </w:pPr>
            <w:r>
              <w:rPr>
                <w:sz w:val="24"/>
                <w:szCs w:val="24"/>
              </w:rPr>
              <w:t>Bespoke solution</w:t>
            </w:r>
          </w:p>
        </w:tc>
        <w:tc>
          <w:tcPr>
            <w:tcW w:w="3113" w:type="dxa"/>
          </w:tcPr>
          <w:p w14:paraId="22BB8A18" w14:textId="77777777" w:rsidR="00006C23" w:rsidRPr="00120361" w:rsidRDefault="00006C23" w:rsidP="00704AF0">
            <w:pPr>
              <w:rPr>
                <w:sz w:val="24"/>
                <w:szCs w:val="24"/>
              </w:rPr>
            </w:pPr>
            <w:r>
              <w:rPr>
                <w:sz w:val="24"/>
                <w:szCs w:val="24"/>
              </w:rPr>
              <w:t>A custom designed solution</w:t>
            </w:r>
          </w:p>
        </w:tc>
        <w:tc>
          <w:tcPr>
            <w:tcW w:w="2977" w:type="dxa"/>
          </w:tcPr>
          <w:p w14:paraId="0FAD76F7" w14:textId="77777777" w:rsidR="00006C23" w:rsidRDefault="00006C23" w:rsidP="00E460D1">
            <w:pPr>
              <w:pStyle w:val="ListParagraph"/>
              <w:numPr>
                <w:ilvl w:val="0"/>
                <w:numId w:val="5"/>
              </w:numPr>
              <w:rPr>
                <w:sz w:val="24"/>
                <w:szCs w:val="24"/>
              </w:rPr>
            </w:pPr>
            <w:r>
              <w:rPr>
                <w:sz w:val="24"/>
                <w:szCs w:val="24"/>
              </w:rPr>
              <w:t xml:space="preserve">The user can run the software from a web browser. This means they can run it from </w:t>
            </w:r>
            <w:r>
              <w:rPr>
                <w:sz w:val="24"/>
                <w:szCs w:val="24"/>
              </w:rPr>
              <w:lastRenderedPageBreak/>
              <w:t>anywhere and on most devices.</w:t>
            </w:r>
          </w:p>
          <w:p w14:paraId="0CB996B5" w14:textId="77777777" w:rsidR="00006C23" w:rsidRDefault="00006C23" w:rsidP="00E460D1">
            <w:pPr>
              <w:pStyle w:val="ListParagraph"/>
              <w:numPr>
                <w:ilvl w:val="0"/>
                <w:numId w:val="5"/>
              </w:numPr>
              <w:rPr>
                <w:sz w:val="24"/>
                <w:szCs w:val="24"/>
              </w:rPr>
            </w:pPr>
            <w:r>
              <w:rPr>
                <w:sz w:val="24"/>
                <w:szCs w:val="24"/>
              </w:rPr>
              <w:t>Much more customizable; the customer can specify exactly what they want.</w:t>
            </w:r>
          </w:p>
          <w:p w14:paraId="46D76157" w14:textId="77777777" w:rsidR="00006C23" w:rsidRPr="00150487" w:rsidRDefault="00006C23" w:rsidP="00E460D1">
            <w:pPr>
              <w:pStyle w:val="ListParagraph"/>
              <w:numPr>
                <w:ilvl w:val="0"/>
                <w:numId w:val="5"/>
              </w:numPr>
              <w:rPr>
                <w:sz w:val="24"/>
                <w:szCs w:val="24"/>
              </w:rPr>
            </w:pPr>
            <w:r>
              <w:rPr>
                <w:sz w:val="24"/>
                <w:szCs w:val="24"/>
              </w:rPr>
              <w:t>Bugs can be fixed more easily as the creators can be contacted.</w:t>
            </w:r>
          </w:p>
          <w:p w14:paraId="4FBE1A4D" w14:textId="77777777" w:rsidR="00006C23" w:rsidRPr="00120361" w:rsidRDefault="00006C23" w:rsidP="00704AF0">
            <w:pPr>
              <w:rPr>
                <w:sz w:val="24"/>
                <w:szCs w:val="24"/>
              </w:rPr>
            </w:pPr>
          </w:p>
        </w:tc>
        <w:tc>
          <w:tcPr>
            <w:tcW w:w="2835" w:type="dxa"/>
          </w:tcPr>
          <w:p w14:paraId="4B03D1B1" w14:textId="77777777" w:rsidR="00006C23" w:rsidRDefault="00006C23" w:rsidP="00E460D1">
            <w:pPr>
              <w:pStyle w:val="ListParagraph"/>
              <w:numPr>
                <w:ilvl w:val="0"/>
                <w:numId w:val="5"/>
              </w:numPr>
              <w:rPr>
                <w:sz w:val="24"/>
                <w:szCs w:val="24"/>
              </w:rPr>
            </w:pPr>
            <w:r>
              <w:rPr>
                <w:sz w:val="24"/>
                <w:szCs w:val="24"/>
              </w:rPr>
              <w:lastRenderedPageBreak/>
              <w:t>Expensive.</w:t>
            </w:r>
          </w:p>
          <w:p w14:paraId="6C904558" w14:textId="77777777" w:rsidR="00006C23" w:rsidRPr="00150487" w:rsidRDefault="00006C23" w:rsidP="00E460D1">
            <w:pPr>
              <w:pStyle w:val="ListParagraph"/>
              <w:numPr>
                <w:ilvl w:val="0"/>
                <w:numId w:val="5"/>
              </w:numPr>
              <w:rPr>
                <w:sz w:val="24"/>
                <w:szCs w:val="24"/>
              </w:rPr>
            </w:pPr>
            <w:r>
              <w:rPr>
                <w:sz w:val="24"/>
                <w:szCs w:val="24"/>
              </w:rPr>
              <w:t>Takes time to make.</w:t>
            </w:r>
          </w:p>
          <w:p w14:paraId="75C13D32" w14:textId="77777777" w:rsidR="00006C23" w:rsidRPr="00A8132E" w:rsidRDefault="00006C23" w:rsidP="00704AF0">
            <w:pPr>
              <w:rPr>
                <w:sz w:val="24"/>
                <w:szCs w:val="24"/>
              </w:rPr>
            </w:pPr>
          </w:p>
        </w:tc>
      </w:tr>
    </w:tbl>
    <w:p w14:paraId="1EF40809" w14:textId="77777777" w:rsidR="00006C23" w:rsidRPr="00006C23" w:rsidRDefault="00006C23" w:rsidP="00006C23">
      <w:pPr>
        <w:ind w:firstLine="720"/>
        <w:rPr>
          <w:lang w:eastAsia="en-GB"/>
        </w:rPr>
      </w:pPr>
    </w:p>
    <w:sectPr w:rsidR="00006C23" w:rsidRPr="00006C23" w:rsidSect="004678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bha Aggarwal" w:date="2015-02-23T12:48:00Z" w:initials="AA">
    <w:p w14:paraId="7DB8461B" w14:textId="6C792D5C" w:rsidR="00E70AE3" w:rsidRDefault="00E70AE3">
      <w:pPr>
        <w:pStyle w:val="CommentText"/>
      </w:pPr>
      <w:r>
        <w:rPr>
          <w:rStyle w:val="CommentReference"/>
        </w:rPr>
        <w:annotationRef/>
      </w:r>
      <w:r>
        <w:t xml:space="preserve">Except they are not!!!???!! </w:t>
      </w:r>
    </w:p>
    <w:p w14:paraId="716C8D64" w14:textId="4B38F1AD" w:rsidR="00E70AE3" w:rsidRDefault="00E70AE3">
      <w:pPr>
        <w:pStyle w:val="CommentText"/>
      </w:pPr>
      <w:r>
        <w:t>This was supposed to be done and documented back in September?</w:t>
      </w:r>
    </w:p>
  </w:comment>
  <w:comment w:id="7" w:author="Abha Aggarwal" w:date="2015-02-23T12:49:00Z" w:initials="AA">
    <w:p w14:paraId="02EA8388" w14:textId="6331B49F" w:rsidR="00E70AE3" w:rsidRDefault="00E70AE3">
      <w:pPr>
        <w:pStyle w:val="CommentText"/>
      </w:pPr>
      <w:r>
        <w:rPr>
          <w:rStyle w:val="CommentReference"/>
        </w:rPr>
        <w:annotationRef/>
      </w:r>
      <w:r>
        <w:t xml:space="preserve">The main problem that you need to address is that of carrying out real experiments in class. </w:t>
      </w:r>
    </w:p>
    <w:p w14:paraId="0A3660F1" w14:textId="36CF6853" w:rsidR="00E70AE3" w:rsidRDefault="00E70AE3">
      <w:pPr>
        <w:pStyle w:val="CommentText"/>
      </w:pPr>
      <w:r>
        <w:t xml:space="preserve">Yes the simulation make learning more interactive, allow students to ‘see the physics in action’, etc. But so do real-life experiments. </w:t>
      </w:r>
    </w:p>
    <w:p w14:paraId="765BB22D" w14:textId="6FCD62B0" w:rsidR="00E70AE3" w:rsidRDefault="00E70AE3">
      <w:pPr>
        <w:pStyle w:val="CommentText"/>
      </w:pPr>
      <w:r>
        <w:t>The problem with real life experiments are:-</w:t>
      </w:r>
    </w:p>
    <w:p w14:paraId="4EF6DEC7" w14:textId="27FEDA0C" w:rsidR="00E70AE3" w:rsidRDefault="00E70AE3" w:rsidP="00E460D1">
      <w:pPr>
        <w:pStyle w:val="CommentText"/>
        <w:numPr>
          <w:ilvl w:val="0"/>
          <w:numId w:val="9"/>
        </w:numPr>
      </w:pPr>
      <w:r>
        <w:t>Time taken to set up</w:t>
      </w:r>
    </w:p>
    <w:p w14:paraId="2B5CF3B9" w14:textId="4EDC9C4C" w:rsidR="00E70AE3" w:rsidRDefault="00E70AE3" w:rsidP="00E460D1">
      <w:pPr>
        <w:pStyle w:val="CommentText"/>
        <w:numPr>
          <w:ilvl w:val="0"/>
          <w:numId w:val="9"/>
        </w:numPr>
      </w:pPr>
      <w:r>
        <w:t>Cost of resources</w:t>
      </w:r>
    </w:p>
    <w:p w14:paraId="76FFD007" w14:textId="3ADB0C02" w:rsidR="00E70AE3" w:rsidRDefault="00E70AE3" w:rsidP="00E460D1">
      <w:pPr>
        <w:pStyle w:val="CommentText"/>
        <w:numPr>
          <w:ilvl w:val="0"/>
          <w:numId w:val="9"/>
        </w:numPr>
      </w:pPr>
      <w:r>
        <w:t>Limitations in size, number of experiements that can be carried out</w:t>
      </w:r>
    </w:p>
    <w:p w14:paraId="38A2065E" w14:textId="00687203" w:rsidR="00E70AE3" w:rsidRDefault="00E70AE3" w:rsidP="00E460D1">
      <w:pPr>
        <w:pStyle w:val="CommentText"/>
        <w:numPr>
          <w:ilvl w:val="0"/>
          <w:numId w:val="9"/>
        </w:numPr>
      </w:pPr>
      <w:r>
        <w:t>Limitiation in equipment (setting initial velocities, measuring subsequent velocities)</w:t>
      </w:r>
    </w:p>
  </w:comment>
  <w:comment w:id="13" w:author="Abha Aggarwal [2]" w:date="2014-11-04T07:49:00Z" w:initials="AA">
    <w:p w14:paraId="396FFEDE" w14:textId="77777777" w:rsidR="00E70AE3" w:rsidRDefault="00E70AE3">
      <w:pPr>
        <w:pStyle w:val="CommentText"/>
      </w:pPr>
      <w:r>
        <w:rPr>
          <w:rStyle w:val="CommentReference"/>
        </w:rPr>
        <w:annotationRef/>
      </w:r>
      <w:r>
        <w:t>You need a context diagram</w:t>
      </w:r>
    </w:p>
  </w:comment>
  <w:comment w:id="14" w:author="A Aggarwal" w:date="2015-02-24T20:54:00Z" w:initials="AA">
    <w:p w14:paraId="3097716F" w14:textId="17B9F6A0" w:rsidR="00E70AE3" w:rsidRDefault="00E70AE3">
      <w:pPr>
        <w:pStyle w:val="CommentText"/>
      </w:pPr>
      <w:r>
        <w:rPr>
          <w:rStyle w:val="CommentReference"/>
        </w:rPr>
        <w:annotationRef/>
      </w:r>
      <w:r>
        <w:t xml:space="preserve">In a data flow diagram, every arrow must show the data flowing at this point in the system. </w:t>
      </w:r>
    </w:p>
  </w:comment>
  <w:comment w:id="19" w:author="Abha Aggarwal [2]" w:date="2014-11-04T07:48:00Z" w:initials="AA">
    <w:p w14:paraId="1D641A1A" w14:textId="77777777" w:rsidR="00E70AE3" w:rsidRDefault="00E70AE3">
      <w:pPr>
        <w:pStyle w:val="CommentText"/>
      </w:pPr>
      <w:r>
        <w:rPr>
          <w:rStyle w:val="CommentReference"/>
        </w:rPr>
        <w:annotationRef/>
      </w:r>
      <w:r>
        <w:t>Objectives must be numbered</w:t>
      </w:r>
    </w:p>
  </w:comment>
  <w:comment w:id="21" w:author="Abha Aggarwal [2]" w:date="2014-11-04T07:47:00Z" w:initials="AA">
    <w:p w14:paraId="244A121E" w14:textId="77777777" w:rsidR="00E70AE3" w:rsidRDefault="00E70AE3">
      <w:pPr>
        <w:pStyle w:val="CommentText"/>
      </w:pPr>
      <w:r>
        <w:rPr>
          <w:rStyle w:val="CommentReference"/>
        </w:rPr>
        <w:annotationRef/>
      </w:r>
      <w:r>
        <w:t>You have really explained why you are going for a web application solution rather than a stand-alone solution</w:t>
      </w:r>
    </w:p>
    <w:p w14:paraId="48A5C4FE" w14:textId="77777777" w:rsidR="00E70AE3" w:rsidRDefault="00E70AE3">
      <w:pPr>
        <w:pStyle w:val="CommentText"/>
      </w:pPr>
    </w:p>
    <w:p w14:paraId="1A8311AD" w14:textId="77777777" w:rsidR="00E70AE3" w:rsidRDefault="00E70AE3">
      <w:pPr>
        <w:pStyle w:val="CommentText"/>
      </w:pPr>
      <w:r>
        <w:t>Nor have you earlier highlighted access to the system as an issue or requirement</w:t>
      </w:r>
    </w:p>
  </w:comment>
  <w:comment w:id="22" w:author="A Aggarwal" w:date="2015-02-24T20:55:00Z" w:initials="AA">
    <w:p w14:paraId="18F21A49" w14:textId="311DC876" w:rsidR="00E70AE3" w:rsidRDefault="00E70AE3">
      <w:pPr>
        <w:pStyle w:val="CommentText"/>
      </w:pPr>
      <w:r>
        <w:rPr>
          <w:rStyle w:val="CommentReference"/>
        </w:rPr>
        <w:annotationRef/>
      </w:r>
      <w:r>
        <w:t xml:space="preserve">Be specific. Explain HOW this solution would meet the objectives. </w:t>
      </w:r>
    </w:p>
  </w:comment>
  <w:comment w:id="23" w:author="Abha Aggarwal [2]" w:date="2014-11-04T07:47:00Z" w:initials="AA">
    <w:p w14:paraId="3E973984" w14:textId="77777777" w:rsidR="00E70AE3" w:rsidRDefault="00E70AE3" w:rsidP="00847F45">
      <w:pPr>
        <w:pStyle w:val="CommentText"/>
      </w:pPr>
      <w:r>
        <w:rPr>
          <w:rStyle w:val="CommentReference"/>
        </w:rPr>
        <w:annotationRef/>
      </w:r>
      <w:r>
        <w:t>You have really explained why you are going for a web application solution rather than a stand-alone solution</w:t>
      </w:r>
    </w:p>
    <w:p w14:paraId="4A864183" w14:textId="77777777" w:rsidR="00E70AE3" w:rsidRDefault="00E70AE3" w:rsidP="00847F45">
      <w:pPr>
        <w:pStyle w:val="CommentText"/>
      </w:pPr>
    </w:p>
    <w:p w14:paraId="1B8C2026" w14:textId="77777777" w:rsidR="00E70AE3" w:rsidRDefault="00E70AE3" w:rsidP="00847F45">
      <w:pPr>
        <w:pStyle w:val="CommentText"/>
      </w:pPr>
      <w:r>
        <w:t>Nor have you earlier highlighted access to the system as an issue or requirement</w:t>
      </w:r>
    </w:p>
  </w:comment>
  <w:comment w:id="27" w:author="A Aggarwal" w:date="2015-02-24T20:56:00Z" w:initials="AA">
    <w:p w14:paraId="5EA02551" w14:textId="4BCC8C9B" w:rsidR="00E70AE3" w:rsidRDefault="00E70AE3">
      <w:pPr>
        <w:pStyle w:val="CommentText"/>
      </w:pPr>
      <w:r>
        <w:rPr>
          <w:rStyle w:val="CommentReference"/>
        </w:rPr>
        <w:annotationRef/>
      </w:r>
      <w:r>
        <w:t>Where is your system flow diagram???</w:t>
      </w:r>
    </w:p>
  </w:comment>
  <w:comment w:id="33" w:author="A Aggarwal" w:date="2015-02-24T20:57:00Z" w:initials="AA">
    <w:p w14:paraId="6E79A395" w14:textId="77777777" w:rsidR="00E70AE3" w:rsidRDefault="00E70AE3" w:rsidP="006340AC">
      <w:pPr>
        <w:pStyle w:val="CommentText"/>
      </w:pPr>
      <w:r>
        <w:rPr>
          <w:rStyle w:val="CommentReference"/>
        </w:rPr>
        <w:annotationRef/>
      </w:r>
      <w:r>
        <w:t>You need to list each value and give upper and lower bounds/ data types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C8D64" w15:done="1"/>
  <w15:commentEx w15:paraId="38A2065E" w15:done="0"/>
  <w15:commentEx w15:paraId="396FFEDE" w15:done="0"/>
  <w15:commentEx w15:paraId="3097716F" w15:done="0"/>
  <w15:commentEx w15:paraId="1D641A1A" w15:done="0"/>
  <w15:commentEx w15:paraId="1A8311AD" w15:done="0"/>
  <w15:commentEx w15:paraId="18F21A49" w15:done="0"/>
  <w15:commentEx w15:paraId="1B8C2026" w15:done="0"/>
  <w15:commentEx w15:paraId="5EA02551" w15:done="0"/>
  <w15:commentEx w15:paraId="6E79A3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AD6BE2" w14:textId="77777777" w:rsidR="0080026F" w:rsidRDefault="0080026F" w:rsidP="00FA39BD">
      <w:pPr>
        <w:spacing w:after="0" w:line="240" w:lineRule="auto"/>
      </w:pPr>
      <w:r>
        <w:separator/>
      </w:r>
    </w:p>
  </w:endnote>
  <w:endnote w:type="continuationSeparator" w:id="0">
    <w:p w14:paraId="22C6D7E7" w14:textId="77777777" w:rsidR="0080026F" w:rsidRDefault="0080026F" w:rsidP="00FA3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8EA75" w14:textId="77777777" w:rsidR="0080026F" w:rsidRDefault="0080026F" w:rsidP="00FA39BD">
      <w:pPr>
        <w:spacing w:after="0" w:line="240" w:lineRule="auto"/>
      </w:pPr>
      <w:r>
        <w:separator/>
      </w:r>
    </w:p>
  </w:footnote>
  <w:footnote w:type="continuationSeparator" w:id="0">
    <w:p w14:paraId="65654B6C" w14:textId="77777777" w:rsidR="0080026F" w:rsidRDefault="0080026F" w:rsidP="00FA3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19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C0205C"/>
    <w:multiLevelType w:val="hybridMultilevel"/>
    <w:tmpl w:val="941462D8"/>
    <w:lvl w:ilvl="0" w:tplc="8CCC13DC">
      <w:start w:val="1"/>
      <w:numFmt w:val="decimal"/>
      <w:lvlText w:val="%1."/>
      <w:lvlJc w:val="left"/>
      <w:pPr>
        <w:ind w:left="1080" w:hanging="360"/>
      </w:pPr>
      <w:rPr>
        <w:rFonts w:hint="default"/>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0442F60"/>
    <w:multiLevelType w:val="hybridMultilevel"/>
    <w:tmpl w:val="41DCF67E"/>
    <w:lvl w:ilvl="0" w:tplc="F41A552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B786172"/>
    <w:multiLevelType w:val="hybridMultilevel"/>
    <w:tmpl w:val="27E8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244675"/>
    <w:multiLevelType w:val="hybridMultilevel"/>
    <w:tmpl w:val="74742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86668F"/>
    <w:multiLevelType w:val="hybridMultilevel"/>
    <w:tmpl w:val="D64CB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B501383"/>
    <w:multiLevelType w:val="hybridMultilevel"/>
    <w:tmpl w:val="0936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FC3371A"/>
    <w:multiLevelType w:val="hybridMultilevel"/>
    <w:tmpl w:val="0F687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01B72A1"/>
    <w:multiLevelType w:val="hybridMultilevel"/>
    <w:tmpl w:val="33549B8C"/>
    <w:lvl w:ilvl="0" w:tplc="B134C24E">
      <w:start w:val="1"/>
      <w:numFmt w:val="decimal"/>
      <w:lvlText w:val="%1."/>
      <w:lvlJc w:val="left"/>
      <w:pPr>
        <w:ind w:left="927"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56B38B7"/>
    <w:multiLevelType w:val="hybridMultilevel"/>
    <w:tmpl w:val="0510A84E"/>
    <w:lvl w:ilvl="0" w:tplc="F3F8F400">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CD52C5A"/>
    <w:multiLevelType w:val="hybridMultilevel"/>
    <w:tmpl w:val="EFB6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6B611BE"/>
    <w:multiLevelType w:val="hybridMultilevel"/>
    <w:tmpl w:val="C566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81416FD"/>
    <w:multiLevelType w:val="hybridMultilevel"/>
    <w:tmpl w:val="256AB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B695EE1"/>
    <w:multiLevelType w:val="hybridMultilevel"/>
    <w:tmpl w:val="61AEB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D4B2EF6"/>
    <w:multiLevelType w:val="hybridMultilevel"/>
    <w:tmpl w:val="7B12D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148244B"/>
    <w:multiLevelType w:val="hybridMultilevel"/>
    <w:tmpl w:val="3ACAE8F0"/>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16">
    <w:nsid w:val="7A7A675F"/>
    <w:multiLevelType w:val="hybridMultilevel"/>
    <w:tmpl w:val="C9D8199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7">
    <w:nsid w:val="7AA305C3"/>
    <w:multiLevelType w:val="hybridMultilevel"/>
    <w:tmpl w:val="8EB66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4"/>
  </w:num>
  <w:num w:numId="4">
    <w:abstractNumId w:val="7"/>
  </w:num>
  <w:num w:numId="5">
    <w:abstractNumId w:val="10"/>
  </w:num>
  <w:num w:numId="6">
    <w:abstractNumId w:val="6"/>
  </w:num>
  <w:num w:numId="7">
    <w:abstractNumId w:val="1"/>
  </w:num>
  <w:num w:numId="8">
    <w:abstractNumId w:val="5"/>
  </w:num>
  <w:num w:numId="9">
    <w:abstractNumId w:val="2"/>
  </w:num>
  <w:num w:numId="10">
    <w:abstractNumId w:val="9"/>
  </w:num>
  <w:num w:numId="11">
    <w:abstractNumId w:val="12"/>
  </w:num>
  <w:num w:numId="12">
    <w:abstractNumId w:val="3"/>
  </w:num>
  <w:num w:numId="13">
    <w:abstractNumId w:val="15"/>
  </w:num>
  <w:num w:numId="14">
    <w:abstractNumId w:val="13"/>
  </w:num>
  <w:num w:numId="15">
    <w:abstractNumId w:val="14"/>
  </w:num>
  <w:num w:numId="16">
    <w:abstractNumId w:val="0"/>
  </w:num>
  <w:num w:numId="17">
    <w:abstractNumId w:val="11"/>
  </w:num>
  <w:num w:numId="18">
    <w:abstractNumId w:val="8"/>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a Aggarwal">
    <w15:presenceInfo w15:providerId="None" w15:userId="Abha Aggarwal"/>
  </w15:person>
  <w15:person w15:author="Abha Aggarwal [2]">
    <w15:presenceInfo w15:providerId="AD" w15:userId="S-1-5-21-842925246-261478967-725345543-23587"/>
  </w15:person>
  <w15:person w15:author="A Aggarwal">
    <w15:presenceInfo w15:providerId="None" w15:userId="A Aggarwal"/>
  </w15:person>
  <w15:person w15:author="Jacob Shirley">
    <w15:presenceInfo w15:providerId="None" w15:userId="Jacob Shi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37"/>
    <w:rsid w:val="00005226"/>
    <w:rsid w:val="00006C23"/>
    <w:rsid w:val="0001257F"/>
    <w:rsid w:val="00012EF0"/>
    <w:rsid w:val="00027DE1"/>
    <w:rsid w:val="00031648"/>
    <w:rsid w:val="000374CA"/>
    <w:rsid w:val="000407C9"/>
    <w:rsid w:val="000434FD"/>
    <w:rsid w:val="00044345"/>
    <w:rsid w:val="00050FC1"/>
    <w:rsid w:val="00052ACC"/>
    <w:rsid w:val="00053667"/>
    <w:rsid w:val="00053C3F"/>
    <w:rsid w:val="0005617E"/>
    <w:rsid w:val="00064077"/>
    <w:rsid w:val="00064FD5"/>
    <w:rsid w:val="00066606"/>
    <w:rsid w:val="00070847"/>
    <w:rsid w:val="000749DF"/>
    <w:rsid w:val="00077FD9"/>
    <w:rsid w:val="00090E51"/>
    <w:rsid w:val="000B3C09"/>
    <w:rsid w:val="000B697A"/>
    <w:rsid w:val="000C700B"/>
    <w:rsid w:val="000E40C4"/>
    <w:rsid w:val="000F7C7E"/>
    <w:rsid w:val="00100852"/>
    <w:rsid w:val="00100D0A"/>
    <w:rsid w:val="0010112A"/>
    <w:rsid w:val="001031C2"/>
    <w:rsid w:val="00103CF2"/>
    <w:rsid w:val="00105020"/>
    <w:rsid w:val="00112A62"/>
    <w:rsid w:val="00120361"/>
    <w:rsid w:val="00123001"/>
    <w:rsid w:val="001246A9"/>
    <w:rsid w:val="00125753"/>
    <w:rsid w:val="00131D90"/>
    <w:rsid w:val="00150487"/>
    <w:rsid w:val="00150940"/>
    <w:rsid w:val="00161183"/>
    <w:rsid w:val="00161F0E"/>
    <w:rsid w:val="00165938"/>
    <w:rsid w:val="00165F5F"/>
    <w:rsid w:val="00167B7E"/>
    <w:rsid w:val="00173102"/>
    <w:rsid w:val="00173354"/>
    <w:rsid w:val="0017565E"/>
    <w:rsid w:val="00176720"/>
    <w:rsid w:val="00176BF9"/>
    <w:rsid w:val="00177B89"/>
    <w:rsid w:val="00181D52"/>
    <w:rsid w:val="00183A15"/>
    <w:rsid w:val="001A0848"/>
    <w:rsid w:val="001A0A6E"/>
    <w:rsid w:val="001A1916"/>
    <w:rsid w:val="001A2298"/>
    <w:rsid w:val="001A5E0C"/>
    <w:rsid w:val="001B0FD9"/>
    <w:rsid w:val="001B4E05"/>
    <w:rsid w:val="001B53E9"/>
    <w:rsid w:val="001B7310"/>
    <w:rsid w:val="001C2483"/>
    <w:rsid w:val="001C24DE"/>
    <w:rsid w:val="001D1FDB"/>
    <w:rsid w:val="001D7DF0"/>
    <w:rsid w:val="001E2D8E"/>
    <w:rsid w:val="001E4C97"/>
    <w:rsid w:val="001E587B"/>
    <w:rsid w:val="001E7F59"/>
    <w:rsid w:val="001F3FFD"/>
    <w:rsid w:val="001F56A8"/>
    <w:rsid w:val="001F5A8E"/>
    <w:rsid w:val="001F5CB1"/>
    <w:rsid w:val="00200F0A"/>
    <w:rsid w:val="00202AF2"/>
    <w:rsid w:val="0020619E"/>
    <w:rsid w:val="00210AC3"/>
    <w:rsid w:val="00210F06"/>
    <w:rsid w:val="00212754"/>
    <w:rsid w:val="00216976"/>
    <w:rsid w:val="00223702"/>
    <w:rsid w:val="00234FEB"/>
    <w:rsid w:val="00244022"/>
    <w:rsid w:val="00246296"/>
    <w:rsid w:val="00252191"/>
    <w:rsid w:val="00254520"/>
    <w:rsid w:val="00257C6B"/>
    <w:rsid w:val="0026163B"/>
    <w:rsid w:val="00261A9F"/>
    <w:rsid w:val="002716C3"/>
    <w:rsid w:val="00272472"/>
    <w:rsid w:val="002728E5"/>
    <w:rsid w:val="00272F79"/>
    <w:rsid w:val="00274D43"/>
    <w:rsid w:val="0027770D"/>
    <w:rsid w:val="00297A7A"/>
    <w:rsid w:val="002A0B96"/>
    <w:rsid w:val="002A1B43"/>
    <w:rsid w:val="002A686A"/>
    <w:rsid w:val="002B4D36"/>
    <w:rsid w:val="002B52C1"/>
    <w:rsid w:val="002B6BB1"/>
    <w:rsid w:val="002B7963"/>
    <w:rsid w:val="002C29D8"/>
    <w:rsid w:val="002C48A0"/>
    <w:rsid w:val="002D159B"/>
    <w:rsid w:val="002D5C50"/>
    <w:rsid w:val="002F7CD5"/>
    <w:rsid w:val="00303640"/>
    <w:rsid w:val="00306E68"/>
    <w:rsid w:val="00307998"/>
    <w:rsid w:val="00310AF9"/>
    <w:rsid w:val="00320EF0"/>
    <w:rsid w:val="0032179C"/>
    <w:rsid w:val="00322CB1"/>
    <w:rsid w:val="00325013"/>
    <w:rsid w:val="003310C3"/>
    <w:rsid w:val="00342E80"/>
    <w:rsid w:val="00344FFC"/>
    <w:rsid w:val="00346E00"/>
    <w:rsid w:val="00346FA7"/>
    <w:rsid w:val="00352077"/>
    <w:rsid w:val="00355831"/>
    <w:rsid w:val="00357150"/>
    <w:rsid w:val="00357C0F"/>
    <w:rsid w:val="00361FC5"/>
    <w:rsid w:val="00362F79"/>
    <w:rsid w:val="00362FE6"/>
    <w:rsid w:val="00363724"/>
    <w:rsid w:val="0036592C"/>
    <w:rsid w:val="00366651"/>
    <w:rsid w:val="00370F0D"/>
    <w:rsid w:val="00373537"/>
    <w:rsid w:val="00374B42"/>
    <w:rsid w:val="00376055"/>
    <w:rsid w:val="00377ADD"/>
    <w:rsid w:val="00387B5B"/>
    <w:rsid w:val="00395B54"/>
    <w:rsid w:val="0039626E"/>
    <w:rsid w:val="00396AD6"/>
    <w:rsid w:val="00397EA7"/>
    <w:rsid w:val="003A01B4"/>
    <w:rsid w:val="003A3230"/>
    <w:rsid w:val="003A5E47"/>
    <w:rsid w:val="003B4389"/>
    <w:rsid w:val="003B57FF"/>
    <w:rsid w:val="003C3CB4"/>
    <w:rsid w:val="003C4328"/>
    <w:rsid w:val="003C47E2"/>
    <w:rsid w:val="003C559E"/>
    <w:rsid w:val="003D0702"/>
    <w:rsid w:val="003D10EE"/>
    <w:rsid w:val="003D152D"/>
    <w:rsid w:val="003D6988"/>
    <w:rsid w:val="003F08D2"/>
    <w:rsid w:val="003F3BE4"/>
    <w:rsid w:val="003F6007"/>
    <w:rsid w:val="00414542"/>
    <w:rsid w:val="00421174"/>
    <w:rsid w:val="00421499"/>
    <w:rsid w:val="00422ADD"/>
    <w:rsid w:val="004254C7"/>
    <w:rsid w:val="004329BD"/>
    <w:rsid w:val="00457FBC"/>
    <w:rsid w:val="0046168E"/>
    <w:rsid w:val="00463FCD"/>
    <w:rsid w:val="00466317"/>
    <w:rsid w:val="00467770"/>
    <w:rsid w:val="00467837"/>
    <w:rsid w:val="0047085E"/>
    <w:rsid w:val="0047107B"/>
    <w:rsid w:val="004736DB"/>
    <w:rsid w:val="00475096"/>
    <w:rsid w:val="00477DE5"/>
    <w:rsid w:val="0048234D"/>
    <w:rsid w:val="00483855"/>
    <w:rsid w:val="004841EC"/>
    <w:rsid w:val="0048584C"/>
    <w:rsid w:val="0049056D"/>
    <w:rsid w:val="00494D68"/>
    <w:rsid w:val="004A31E5"/>
    <w:rsid w:val="004A3B51"/>
    <w:rsid w:val="004A5294"/>
    <w:rsid w:val="004A5B65"/>
    <w:rsid w:val="004B030C"/>
    <w:rsid w:val="004B77AF"/>
    <w:rsid w:val="004C056B"/>
    <w:rsid w:val="004C1132"/>
    <w:rsid w:val="004C3B08"/>
    <w:rsid w:val="004C6569"/>
    <w:rsid w:val="004E394F"/>
    <w:rsid w:val="004E65EC"/>
    <w:rsid w:val="004F14CC"/>
    <w:rsid w:val="004F58C9"/>
    <w:rsid w:val="0050332D"/>
    <w:rsid w:val="00507B39"/>
    <w:rsid w:val="00515442"/>
    <w:rsid w:val="00515EF6"/>
    <w:rsid w:val="00516544"/>
    <w:rsid w:val="00521FB6"/>
    <w:rsid w:val="0052697A"/>
    <w:rsid w:val="00527095"/>
    <w:rsid w:val="00530E08"/>
    <w:rsid w:val="00536DA2"/>
    <w:rsid w:val="0054366F"/>
    <w:rsid w:val="00547506"/>
    <w:rsid w:val="00547A0C"/>
    <w:rsid w:val="00553566"/>
    <w:rsid w:val="00557C9F"/>
    <w:rsid w:val="005631AC"/>
    <w:rsid w:val="00565EDF"/>
    <w:rsid w:val="00571468"/>
    <w:rsid w:val="005730F7"/>
    <w:rsid w:val="00577905"/>
    <w:rsid w:val="00577DD0"/>
    <w:rsid w:val="00586791"/>
    <w:rsid w:val="00590C9D"/>
    <w:rsid w:val="00594535"/>
    <w:rsid w:val="00595832"/>
    <w:rsid w:val="005B2A03"/>
    <w:rsid w:val="005B7039"/>
    <w:rsid w:val="005C5AD5"/>
    <w:rsid w:val="005D002E"/>
    <w:rsid w:val="005D0597"/>
    <w:rsid w:val="005E06D0"/>
    <w:rsid w:val="005E704E"/>
    <w:rsid w:val="005F07C1"/>
    <w:rsid w:val="005F3BCE"/>
    <w:rsid w:val="0060130F"/>
    <w:rsid w:val="00603177"/>
    <w:rsid w:val="00603C3D"/>
    <w:rsid w:val="0061232C"/>
    <w:rsid w:val="00612ED2"/>
    <w:rsid w:val="00631EE1"/>
    <w:rsid w:val="006340AC"/>
    <w:rsid w:val="006434CA"/>
    <w:rsid w:val="00644C6C"/>
    <w:rsid w:val="006467A7"/>
    <w:rsid w:val="00653447"/>
    <w:rsid w:val="00671EBC"/>
    <w:rsid w:val="00677536"/>
    <w:rsid w:val="00685509"/>
    <w:rsid w:val="00693FA5"/>
    <w:rsid w:val="006A1ED9"/>
    <w:rsid w:val="006A4AAE"/>
    <w:rsid w:val="006A5B84"/>
    <w:rsid w:val="006B112D"/>
    <w:rsid w:val="006B4A47"/>
    <w:rsid w:val="006C11B3"/>
    <w:rsid w:val="006C2107"/>
    <w:rsid w:val="006C2A38"/>
    <w:rsid w:val="006D23D1"/>
    <w:rsid w:val="006E03CE"/>
    <w:rsid w:val="006E03E4"/>
    <w:rsid w:val="006E2565"/>
    <w:rsid w:val="006E342D"/>
    <w:rsid w:val="006E7518"/>
    <w:rsid w:val="006F6FD4"/>
    <w:rsid w:val="006F7180"/>
    <w:rsid w:val="00700E73"/>
    <w:rsid w:val="0070310E"/>
    <w:rsid w:val="00704AF0"/>
    <w:rsid w:val="0070613C"/>
    <w:rsid w:val="00715CF4"/>
    <w:rsid w:val="00723BAE"/>
    <w:rsid w:val="00727063"/>
    <w:rsid w:val="007326F1"/>
    <w:rsid w:val="007342F7"/>
    <w:rsid w:val="00740CD0"/>
    <w:rsid w:val="00742BEB"/>
    <w:rsid w:val="00750C71"/>
    <w:rsid w:val="007606D2"/>
    <w:rsid w:val="00762A23"/>
    <w:rsid w:val="0076393B"/>
    <w:rsid w:val="00764F13"/>
    <w:rsid w:val="00771720"/>
    <w:rsid w:val="0078458F"/>
    <w:rsid w:val="00784763"/>
    <w:rsid w:val="00784992"/>
    <w:rsid w:val="007850E2"/>
    <w:rsid w:val="00797B2F"/>
    <w:rsid w:val="007A2753"/>
    <w:rsid w:val="007A6E71"/>
    <w:rsid w:val="007A6F66"/>
    <w:rsid w:val="007B2643"/>
    <w:rsid w:val="007B37AA"/>
    <w:rsid w:val="007B43B4"/>
    <w:rsid w:val="007B6557"/>
    <w:rsid w:val="007B7E68"/>
    <w:rsid w:val="007C54B1"/>
    <w:rsid w:val="007D1D7D"/>
    <w:rsid w:val="007D38C3"/>
    <w:rsid w:val="007E034B"/>
    <w:rsid w:val="007E1EF0"/>
    <w:rsid w:val="007E38A7"/>
    <w:rsid w:val="007F351F"/>
    <w:rsid w:val="007F5441"/>
    <w:rsid w:val="0080026F"/>
    <w:rsid w:val="008033F8"/>
    <w:rsid w:val="008109FA"/>
    <w:rsid w:val="00811F39"/>
    <w:rsid w:val="00814298"/>
    <w:rsid w:val="008212E8"/>
    <w:rsid w:val="00825A44"/>
    <w:rsid w:val="00826803"/>
    <w:rsid w:val="00832D29"/>
    <w:rsid w:val="008402E8"/>
    <w:rsid w:val="008453B7"/>
    <w:rsid w:val="00846D8F"/>
    <w:rsid w:val="00847F45"/>
    <w:rsid w:val="00851A3A"/>
    <w:rsid w:val="00851DD3"/>
    <w:rsid w:val="00851E66"/>
    <w:rsid w:val="00852220"/>
    <w:rsid w:val="008531FF"/>
    <w:rsid w:val="008571E6"/>
    <w:rsid w:val="008653C6"/>
    <w:rsid w:val="00865706"/>
    <w:rsid w:val="0086602A"/>
    <w:rsid w:val="008846C2"/>
    <w:rsid w:val="00884CB6"/>
    <w:rsid w:val="0089312F"/>
    <w:rsid w:val="008977DB"/>
    <w:rsid w:val="008A508E"/>
    <w:rsid w:val="008B5BB8"/>
    <w:rsid w:val="008C4CC0"/>
    <w:rsid w:val="008C72C2"/>
    <w:rsid w:val="008E138D"/>
    <w:rsid w:val="008E1618"/>
    <w:rsid w:val="008E1E50"/>
    <w:rsid w:val="008E5DF0"/>
    <w:rsid w:val="008E5E8F"/>
    <w:rsid w:val="008F61E4"/>
    <w:rsid w:val="0090470B"/>
    <w:rsid w:val="00904B07"/>
    <w:rsid w:val="009057E8"/>
    <w:rsid w:val="00906D2A"/>
    <w:rsid w:val="00915064"/>
    <w:rsid w:val="00923E66"/>
    <w:rsid w:val="00926EC7"/>
    <w:rsid w:val="0093007A"/>
    <w:rsid w:val="009400DE"/>
    <w:rsid w:val="00940A02"/>
    <w:rsid w:val="00953E92"/>
    <w:rsid w:val="009565EF"/>
    <w:rsid w:val="0096331C"/>
    <w:rsid w:val="0096397E"/>
    <w:rsid w:val="00965B05"/>
    <w:rsid w:val="00966C3E"/>
    <w:rsid w:val="00967F46"/>
    <w:rsid w:val="0098011D"/>
    <w:rsid w:val="0098364F"/>
    <w:rsid w:val="0099532E"/>
    <w:rsid w:val="009955F0"/>
    <w:rsid w:val="009A1086"/>
    <w:rsid w:val="009A4D95"/>
    <w:rsid w:val="009B345F"/>
    <w:rsid w:val="009B5B4A"/>
    <w:rsid w:val="009C358C"/>
    <w:rsid w:val="009C4A4F"/>
    <w:rsid w:val="009C6E5B"/>
    <w:rsid w:val="009C79CE"/>
    <w:rsid w:val="009D2A0C"/>
    <w:rsid w:val="009D4E2C"/>
    <w:rsid w:val="009D5807"/>
    <w:rsid w:val="009E1584"/>
    <w:rsid w:val="009E2E42"/>
    <w:rsid w:val="009F2A0F"/>
    <w:rsid w:val="009F2B74"/>
    <w:rsid w:val="009F7A40"/>
    <w:rsid w:val="00A035C0"/>
    <w:rsid w:val="00A04358"/>
    <w:rsid w:val="00A04874"/>
    <w:rsid w:val="00A06352"/>
    <w:rsid w:val="00A06C15"/>
    <w:rsid w:val="00A14CD1"/>
    <w:rsid w:val="00A1656C"/>
    <w:rsid w:val="00A20067"/>
    <w:rsid w:val="00A20095"/>
    <w:rsid w:val="00A21925"/>
    <w:rsid w:val="00A233F1"/>
    <w:rsid w:val="00A23C8B"/>
    <w:rsid w:val="00A25BB1"/>
    <w:rsid w:val="00A3108E"/>
    <w:rsid w:val="00A32DB4"/>
    <w:rsid w:val="00A35D71"/>
    <w:rsid w:val="00A3748E"/>
    <w:rsid w:val="00A43C19"/>
    <w:rsid w:val="00A449DA"/>
    <w:rsid w:val="00A46C75"/>
    <w:rsid w:val="00A528AB"/>
    <w:rsid w:val="00A53448"/>
    <w:rsid w:val="00A5452F"/>
    <w:rsid w:val="00A54E49"/>
    <w:rsid w:val="00A61140"/>
    <w:rsid w:val="00A62765"/>
    <w:rsid w:val="00A64817"/>
    <w:rsid w:val="00A675A5"/>
    <w:rsid w:val="00A70F68"/>
    <w:rsid w:val="00A721F6"/>
    <w:rsid w:val="00A7257B"/>
    <w:rsid w:val="00A8132E"/>
    <w:rsid w:val="00A8562D"/>
    <w:rsid w:val="00A90705"/>
    <w:rsid w:val="00A940EC"/>
    <w:rsid w:val="00A94B76"/>
    <w:rsid w:val="00AA1B1D"/>
    <w:rsid w:val="00AA6B15"/>
    <w:rsid w:val="00AA753B"/>
    <w:rsid w:val="00AB2089"/>
    <w:rsid w:val="00AB3AD3"/>
    <w:rsid w:val="00AB7CBE"/>
    <w:rsid w:val="00AC2C65"/>
    <w:rsid w:val="00AD5BE6"/>
    <w:rsid w:val="00AE3907"/>
    <w:rsid w:val="00AE4CEC"/>
    <w:rsid w:val="00AE7BAD"/>
    <w:rsid w:val="00AF0C2C"/>
    <w:rsid w:val="00AF1F77"/>
    <w:rsid w:val="00AF4D53"/>
    <w:rsid w:val="00B1086A"/>
    <w:rsid w:val="00B119F9"/>
    <w:rsid w:val="00B16BF3"/>
    <w:rsid w:val="00B30EC0"/>
    <w:rsid w:val="00B40A11"/>
    <w:rsid w:val="00B40FCF"/>
    <w:rsid w:val="00B44490"/>
    <w:rsid w:val="00B45143"/>
    <w:rsid w:val="00B46509"/>
    <w:rsid w:val="00B51CB8"/>
    <w:rsid w:val="00B5510E"/>
    <w:rsid w:val="00B55F36"/>
    <w:rsid w:val="00B61670"/>
    <w:rsid w:val="00B63A0E"/>
    <w:rsid w:val="00B67248"/>
    <w:rsid w:val="00B80DDD"/>
    <w:rsid w:val="00B832CB"/>
    <w:rsid w:val="00B839A6"/>
    <w:rsid w:val="00B83B61"/>
    <w:rsid w:val="00BA3721"/>
    <w:rsid w:val="00BA67EC"/>
    <w:rsid w:val="00BB3068"/>
    <w:rsid w:val="00BC2240"/>
    <w:rsid w:val="00BD11A1"/>
    <w:rsid w:val="00BD11F1"/>
    <w:rsid w:val="00BD24D3"/>
    <w:rsid w:val="00BD2BDB"/>
    <w:rsid w:val="00BD58B7"/>
    <w:rsid w:val="00BF2205"/>
    <w:rsid w:val="00BF2384"/>
    <w:rsid w:val="00BF709A"/>
    <w:rsid w:val="00C02352"/>
    <w:rsid w:val="00C0312F"/>
    <w:rsid w:val="00C0688B"/>
    <w:rsid w:val="00C06A23"/>
    <w:rsid w:val="00C11F97"/>
    <w:rsid w:val="00C15293"/>
    <w:rsid w:val="00C15AE1"/>
    <w:rsid w:val="00C209C1"/>
    <w:rsid w:val="00C327F9"/>
    <w:rsid w:val="00C36B3B"/>
    <w:rsid w:val="00C37094"/>
    <w:rsid w:val="00C46A6F"/>
    <w:rsid w:val="00C47654"/>
    <w:rsid w:val="00C50F7C"/>
    <w:rsid w:val="00C5151D"/>
    <w:rsid w:val="00C52ECD"/>
    <w:rsid w:val="00C60303"/>
    <w:rsid w:val="00C60970"/>
    <w:rsid w:val="00C64ACB"/>
    <w:rsid w:val="00C67609"/>
    <w:rsid w:val="00C760AA"/>
    <w:rsid w:val="00C84FC9"/>
    <w:rsid w:val="00C947FD"/>
    <w:rsid w:val="00CA221B"/>
    <w:rsid w:val="00CA289F"/>
    <w:rsid w:val="00CB0313"/>
    <w:rsid w:val="00CB5577"/>
    <w:rsid w:val="00CB6DB3"/>
    <w:rsid w:val="00CB7CF3"/>
    <w:rsid w:val="00CC4B78"/>
    <w:rsid w:val="00CD3F40"/>
    <w:rsid w:val="00CD691B"/>
    <w:rsid w:val="00CE3EB4"/>
    <w:rsid w:val="00CF7709"/>
    <w:rsid w:val="00D02252"/>
    <w:rsid w:val="00D02B45"/>
    <w:rsid w:val="00D06263"/>
    <w:rsid w:val="00D11CDE"/>
    <w:rsid w:val="00D21B02"/>
    <w:rsid w:val="00D229AD"/>
    <w:rsid w:val="00D31903"/>
    <w:rsid w:val="00D346E4"/>
    <w:rsid w:val="00D436AC"/>
    <w:rsid w:val="00D43E63"/>
    <w:rsid w:val="00D444FB"/>
    <w:rsid w:val="00D466D1"/>
    <w:rsid w:val="00D508DB"/>
    <w:rsid w:val="00D51B6F"/>
    <w:rsid w:val="00D56FE3"/>
    <w:rsid w:val="00D57872"/>
    <w:rsid w:val="00D71773"/>
    <w:rsid w:val="00D83978"/>
    <w:rsid w:val="00D852F7"/>
    <w:rsid w:val="00D96509"/>
    <w:rsid w:val="00D96CF8"/>
    <w:rsid w:val="00DA0190"/>
    <w:rsid w:val="00DA34F4"/>
    <w:rsid w:val="00DA3A15"/>
    <w:rsid w:val="00DA47EC"/>
    <w:rsid w:val="00DB1A8B"/>
    <w:rsid w:val="00DC18B7"/>
    <w:rsid w:val="00DD091F"/>
    <w:rsid w:val="00DD5254"/>
    <w:rsid w:val="00DD6C7D"/>
    <w:rsid w:val="00DE114A"/>
    <w:rsid w:val="00DF010B"/>
    <w:rsid w:val="00DF1A72"/>
    <w:rsid w:val="00DF786D"/>
    <w:rsid w:val="00E018B3"/>
    <w:rsid w:val="00E0569D"/>
    <w:rsid w:val="00E05997"/>
    <w:rsid w:val="00E071F0"/>
    <w:rsid w:val="00E1312C"/>
    <w:rsid w:val="00E23EA9"/>
    <w:rsid w:val="00E3213C"/>
    <w:rsid w:val="00E32A5B"/>
    <w:rsid w:val="00E3498B"/>
    <w:rsid w:val="00E460D1"/>
    <w:rsid w:val="00E52712"/>
    <w:rsid w:val="00E60DD9"/>
    <w:rsid w:val="00E638EB"/>
    <w:rsid w:val="00E66407"/>
    <w:rsid w:val="00E70AE3"/>
    <w:rsid w:val="00E714EF"/>
    <w:rsid w:val="00E735E7"/>
    <w:rsid w:val="00E829CD"/>
    <w:rsid w:val="00E87947"/>
    <w:rsid w:val="00E97B60"/>
    <w:rsid w:val="00EA0D53"/>
    <w:rsid w:val="00EA313E"/>
    <w:rsid w:val="00EA5E61"/>
    <w:rsid w:val="00EB4CD5"/>
    <w:rsid w:val="00EC0E63"/>
    <w:rsid w:val="00EC7F4E"/>
    <w:rsid w:val="00ED0F74"/>
    <w:rsid w:val="00EE56B4"/>
    <w:rsid w:val="00EF2CB5"/>
    <w:rsid w:val="00F03B0C"/>
    <w:rsid w:val="00F14052"/>
    <w:rsid w:val="00F162BF"/>
    <w:rsid w:val="00F3399D"/>
    <w:rsid w:val="00F446D3"/>
    <w:rsid w:val="00F551A1"/>
    <w:rsid w:val="00F56622"/>
    <w:rsid w:val="00F617DB"/>
    <w:rsid w:val="00F63E11"/>
    <w:rsid w:val="00F6672C"/>
    <w:rsid w:val="00F715AF"/>
    <w:rsid w:val="00F74541"/>
    <w:rsid w:val="00F75AD5"/>
    <w:rsid w:val="00F760E5"/>
    <w:rsid w:val="00F8082C"/>
    <w:rsid w:val="00F81863"/>
    <w:rsid w:val="00F829AC"/>
    <w:rsid w:val="00F84A43"/>
    <w:rsid w:val="00F9673F"/>
    <w:rsid w:val="00F96872"/>
    <w:rsid w:val="00FA074D"/>
    <w:rsid w:val="00FA31B5"/>
    <w:rsid w:val="00FA39BD"/>
    <w:rsid w:val="00FB4CE2"/>
    <w:rsid w:val="00FB59CD"/>
    <w:rsid w:val="00FC03FB"/>
    <w:rsid w:val="00FC050F"/>
    <w:rsid w:val="00FC363F"/>
    <w:rsid w:val="00FD160D"/>
    <w:rsid w:val="00FD3C34"/>
    <w:rsid w:val="00FD42BC"/>
    <w:rsid w:val="00FD61A2"/>
    <w:rsid w:val="00FE2DDE"/>
    <w:rsid w:val="00FE3D6E"/>
    <w:rsid w:val="00FF3B11"/>
    <w:rsid w:val="00FF6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80C9"/>
  <w15:chartTrackingRefBased/>
  <w15:docId w15:val="{F9A3BA2C-940A-42F0-B5EF-A9F3EF38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CE2"/>
  </w:style>
  <w:style w:type="paragraph" w:styleId="Heading1">
    <w:name w:val="heading 1"/>
    <w:basedOn w:val="Normal"/>
    <w:next w:val="Normal"/>
    <w:link w:val="Heading1Char"/>
    <w:uiPriority w:val="9"/>
    <w:qFormat/>
    <w:rsid w:val="00FB4CE2"/>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Heading2">
    <w:name w:val="heading 2"/>
    <w:basedOn w:val="Normal"/>
    <w:next w:val="Normal"/>
    <w:link w:val="Heading2Char"/>
    <w:uiPriority w:val="9"/>
    <w:unhideWhenUsed/>
    <w:qFormat/>
    <w:rsid w:val="00FB4CE2"/>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Heading3">
    <w:name w:val="heading 3"/>
    <w:basedOn w:val="Normal"/>
    <w:next w:val="Normal"/>
    <w:link w:val="Heading3Char"/>
    <w:uiPriority w:val="9"/>
    <w:unhideWhenUsed/>
    <w:qFormat/>
    <w:rsid w:val="00FB4CE2"/>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Heading4">
    <w:name w:val="heading 4"/>
    <w:basedOn w:val="Normal"/>
    <w:next w:val="Normal"/>
    <w:link w:val="Heading4Char"/>
    <w:uiPriority w:val="9"/>
    <w:semiHidden/>
    <w:unhideWhenUsed/>
    <w:qFormat/>
    <w:rsid w:val="00FB4CE2"/>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Heading5">
    <w:name w:val="heading 5"/>
    <w:basedOn w:val="Normal"/>
    <w:next w:val="Normal"/>
    <w:link w:val="Heading5Char"/>
    <w:uiPriority w:val="9"/>
    <w:semiHidden/>
    <w:unhideWhenUsed/>
    <w:qFormat/>
    <w:rsid w:val="00FB4CE2"/>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Heading6">
    <w:name w:val="heading 6"/>
    <w:basedOn w:val="Normal"/>
    <w:next w:val="Normal"/>
    <w:link w:val="Heading6Char"/>
    <w:uiPriority w:val="9"/>
    <w:semiHidden/>
    <w:unhideWhenUsed/>
    <w:qFormat/>
    <w:rsid w:val="00FB4CE2"/>
    <w:pPr>
      <w:keepNext/>
      <w:keepLines/>
      <w:spacing w:before="40" w:after="0"/>
      <w:outlineLvl w:val="5"/>
    </w:pPr>
    <w:rPr>
      <w:rFonts w:asciiTheme="majorHAnsi" w:eastAsiaTheme="majorEastAsia" w:hAnsiTheme="majorHAnsi" w:cstheme="majorBidi"/>
      <w:color w:val="2683C6" w:themeColor="accent6"/>
    </w:rPr>
  </w:style>
  <w:style w:type="paragraph" w:styleId="Heading7">
    <w:name w:val="heading 7"/>
    <w:basedOn w:val="Normal"/>
    <w:next w:val="Normal"/>
    <w:link w:val="Heading7Char"/>
    <w:uiPriority w:val="9"/>
    <w:semiHidden/>
    <w:unhideWhenUsed/>
    <w:qFormat/>
    <w:rsid w:val="00FB4CE2"/>
    <w:pPr>
      <w:keepNext/>
      <w:keepLines/>
      <w:spacing w:before="40" w:after="0"/>
      <w:outlineLvl w:val="6"/>
    </w:pPr>
    <w:rPr>
      <w:rFonts w:asciiTheme="majorHAnsi" w:eastAsiaTheme="majorEastAsia" w:hAnsiTheme="majorHAnsi" w:cstheme="majorBidi"/>
      <w:b/>
      <w:bCs/>
      <w:color w:val="2683C6" w:themeColor="accent6"/>
    </w:rPr>
  </w:style>
  <w:style w:type="paragraph" w:styleId="Heading8">
    <w:name w:val="heading 8"/>
    <w:basedOn w:val="Normal"/>
    <w:next w:val="Normal"/>
    <w:link w:val="Heading8Char"/>
    <w:uiPriority w:val="9"/>
    <w:semiHidden/>
    <w:unhideWhenUsed/>
    <w:qFormat/>
    <w:rsid w:val="00FB4CE2"/>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Heading9">
    <w:name w:val="heading 9"/>
    <w:basedOn w:val="Normal"/>
    <w:next w:val="Normal"/>
    <w:link w:val="Heading9Char"/>
    <w:uiPriority w:val="9"/>
    <w:semiHidden/>
    <w:unhideWhenUsed/>
    <w:qFormat/>
    <w:rsid w:val="00FB4CE2"/>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CE2"/>
    <w:rPr>
      <w:rFonts w:asciiTheme="majorHAnsi" w:eastAsiaTheme="majorEastAsia" w:hAnsiTheme="majorHAnsi" w:cstheme="majorBidi"/>
      <w:color w:val="1C6194" w:themeColor="accent6" w:themeShade="BF"/>
      <w:sz w:val="40"/>
      <w:szCs w:val="40"/>
    </w:rPr>
  </w:style>
  <w:style w:type="character" w:customStyle="1" w:styleId="Heading2Char">
    <w:name w:val="Heading 2 Char"/>
    <w:basedOn w:val="DefaultParagraphFont"/>
    <w:link w:val="Heading2"/>
    <w:uiPriority w:val="9"/>
    <w:rsid w:val="00FB4CE2"/>
    <w:rPr>
      <w:rFonts w:asciiTheme="majorHAnsi" w:eastAsiaTheme="majorEastAsia" w:hAnsiTheme="majorHAnsi" w:cstheme="majorBidi"/>
      <w:color w:val="1C6194" w:themeColor="accent6" w:themeShade="BF"/>
      <w:sz w:val="28"/>
      <w:szCs w:val="28"/>
    </w:rPr>
  </w:style>
  <w:style w:type="character" w:customStyle="1" w:styleId="Heading3Char">
    <w:name w:val="Heading 3 Char"/>
    <w:basedOn w:val="DefaultParagraphFont"/>
    <w:link w:val="Heading3"/>
    <w:uiPriority w:val="9"/>
    <w:rsid w:val="00FB4CE2"/>
    <w:rPr>
      <w:rFonts w:asciiTheme="majorHAnsi" w:eastAsiaTheme="majorEastAsia" w:hAnsiTheme="majorHAnsi" w:cstheme="majorBidi"/>
      <w:color w:val="1C6194" w:themeColor="accent6" w:themeShade="BF"/>
      <w:sz w:val="24"/>
      <w:szCs w:val="24"/>
    </w:rPr>
  </w:style>
  <w:style w:type="character" w:customStyle="1" w:styleId="Heading4Char">
    <w:name w:val="Heading 4 Char"/>
    <w:basedOn w:val="DefaultParagraphFont"/>
    <w:link w:val="Heading4"/>
    <w:uiPriority w:val="9"/>
    <w:semiHidden/>
    <w:rsid w:val="00FB4CE2"/>
    <w:rPr>
      <w:rFonts w:asciiTheme="majorHAnsi" w:eastAsiaTheme="majorEastAsia" w:hAnsiTheme="majorHAnsi" w:cstheme="majorBidi"/>
      <w:color w:val="2683C6" w:themeColor="accent6"/>
      <w:sz w:val="22"/>
      <w:szCs w:val="22"/>
    </w:rPr>
  </w:style>
  <w:style w:type="character" w:customStyle="1" w:styleId="Heading5Char">
    <w:name w:val="Heading 5 Char"/>
    <w:basedOn w:val="DefaultParagraphFont"/>
    <w:link w:val="Heading5"/>
    <w:uiPriority w:val="9"/>
    <w:semiHidden/>
    <w:rsid w:val="00FB4CE2"/>
    <w:rPr>
      <w:rFonts w:asciiTheme="majorHAnsi" w:eastAsiaTheme="majorEastAsia" w:hAnsiTheme="majorHAnsi" w:cstheme="majorBidi"/>
      <w:i/>
      <w:iCs/>
      <w:color w:val="2683C6" w:themeColor="accent6"/>
      <w:sz w:val="22"/>
      <w:szCs w:val="22"/>
    </w:rPr>
  </w:style>
  <w:style w:type="character" w:customStyle="1" w:styleId="Heading6Char">
    <w:name w:val="Heading 6 Char"/>
    <w:basedOn w:val="DefaultParagraphFont"/>
    <w:link w:val="Heading6"/>
    <w:uiPriority w:val="9"/>
    <w:semiHidden/>
    <w:rsid w:val="00FB4CE2"/>
    <w:rPr>
      <w:rFonts w:asciiTheme="majorHAnsi" w:eastAsiaTheme="majorEastAsia" w:hAnsiTheme="majorHAnsi" w:cstheme="majorBidi"/>
      <w:color w:val="2683C6" w:themeColor="accent6"/>
    </w:rPr>
  </w:style>
  <w:style w:type="character" w:customStyle="1" w:styleId="Heading7Char">
    <w:name w:val="Heading 7 Char"/>
    <w:basedOn w:val="DefaultParagraphFont"/>
    <w:link w:val="Heading7"/>
    <w:uiPriority w:val="9"/>
    <w:semiHidden/>
    <w:rsid w:val="00FB4CE2"/>
    <w:rPr>
      <w:rFonts w:asciiTheme="majorHAnsi" w:eastAsiaTheme="majorEastAsia" w:hAnsiTheme="majorHAnsi" w:cstheme="majorBidi"/>
      <w:b/>
      <w:bCs/>
      <w:color w:val="2683C6" w:themeColor="accent6"/>
    </w:rPr>
  </w:style>
  <w:style w:type="character" w:customStyle="1" w:styleId="Heading8Char">
    <w:name w:val="Heading 8 Char"/>
    <w:basedOn w:val="DefaultParagraphFont"/>
    <w:link w:val="Heading8"/>
    <w:uiPriority w:val="9"/>
    <w:semiHidden/>
    <w:rsid w:val="00FB4CE2"/>
    <w:rPr>
      <w:rFonts w:asciiTheme="majorHAnsi" w:eastAsiaTheme="majorEastAsia" w:hAnsiTheme="majorHAnsi" w:cstheme="majorBidi"/>
      <w:b/>
      <w:bCs/>
      <w:i/>
      <w:iCs/>
      <w:color w:val="2683C6" w:themeColor="accent6"/>
      <w:sz w:val="20"/>
      <w:szCs w:val="20"/>
    </w:rPr>
  </w:style>
  <w:style w:type="character" w:customStyle="1" w:styleId="Heading9Char">
    <w:name w:val="Heading 9 Char"/>
    <w:basedOn w:val="DefaultParagraphFont"/>
    <w:link w:val="Heading9"/>
    <w:uiPriority w:val="9"/>
    <w:semiHidden/>
    <w:rsid w:val="00FB4CE2"/>
    <w:rPr>
      <w:rFonts w:asciiTheme="majorHAnsi" w:eastAsiaTheme="majorEastAsia" w:hAnsiTheme="majorHAnsi" w:cstheme="majorBidi"/>
      <w:i/>
      <w:iCs/>
      <w:color w:val="2683C6" w:themeColor="accent6"/>
      <w:sz w:val="20"/>
      <w:szCs w:val="20"/>
    </w:rPr>
  </w:style>
  <w:style w:type="paragraph" w:styleId="Caption">
    <w:name w:val="caption"/>
    <w:basedOn w:val="Normal"/>
    <w:next w:val="Normal"/>
    <w:uiPriority w:val="35"/>
    <w:unhideWhenUsed/>
    <w:qFormat/>
    <w:rsid w:val="00FB4CE2"/>
    <w:pPr>
      <w:spacing w:line="240" w:lineRule="auto"/>
    </w:pPr>
    <w:rPr>
      <w:b/>
      <w:bCs/>
      <w:smallCaps/>
      <w:color w:val="595959" w:themeColor="text1" w:themeTint="A6"/>
    </w:rPr>
  </w:style>
  <w:style w:type="paragraph" w:styleId="Title">
    <w:name w:val="Title"/>
    <w:basedOn w:val="Normal"/>
    <w:next w:val="Normal"/>
    <w:link w:val="TitleChar"/>
    <w:uiPriority w:val="10"/>
    <w:qFormat/>
    <w:rsid w:val="00FB4CE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B4CE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B4CE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B4CE2"/>
    <w:rPr>
      <w:rFonts w:asciiTheme="majorHAnsi" w:eastAsiaTheme="majorEastAsia" w:hAnsiTheme="majorHAnsi" w:cstheme="majorBidi"/>
      <w:sz w:val="30"/>
      <w:szCs w:val="30"/>
    </w:rPr>
  </w:style>
  <w:style w:type="character" w:styleId="Strong">
    <w:name w:val="Strong"/>
    <w:basedOn w:val="DefaultParagraphFont"/>
    <w:uiPriority w:val="22"/>
    <w:qFormat/>
    <w:rsid w:val="00FB4CE2"/>
    <w:rPr>
      <w:b/>
      <w:bCs/>
    </w:rPr>
  </w:style>
  <w:style w:type="character" w:styleId="Emphasis">
    <w:name w:val="Emphasis"/>
    <w:basedOn w:val="DefaultParagraphFont"/>
    <w:uiPriority w:val="20"/>
    <w:qFormat/>
    <w:rsid w:val="00FB4CE2"/>
    <w:rPr>
      <w:i/>
      <w:iCs/>
      <w:color w:val="2683C6" w:themeColor="accent6"/>
    </w:rPr>
  </w:style>
  <w:style w:type="paragraph" w:styleId="NoSpacing">
    <w:name w:val="No Spacing"/>
    <w:link w:val="NoSpacingChar"/>
    <w:uiPriority w:val="1"/>
    <w:qFormat/>
    <w:rsid w:val="00FB4CE2"/>
    <w:pPr>
      <w:spacing w:after="0" w:line="240" w:lineRule="auto"/>
    </w:pPr>
  </w:style>
  <w:style w:type="paragraph" w:styleId="Quote">
    <w:name w:val="Quote"/>
    <w:basedOn w:val="Normal"/>
    <w:next w:val="Normal"/>
    <w:link w:val="QuoteChar"/>
    <w:uiPriority w:val="29"/>
    <w:qFormat/>
    <w:rsid w:val="00FB4CE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B4CE2"/>
    <w:rPr>
      <w:i/>
      <w:iCs/>
      <w:color w:val="262626" w:themeColor="text1" w:themeTint="D9"/>
    </w:rPr>
  </w:style>
  <w:style w:type="paragraph" w:styleId="IntenseQuote">
    <w:name w:val="Intense Quote"/>
    <w:basedOn w:val="Normal"/>
    <w:next w:val="Normal"/>
    <w:link w:val="IntenseQuoteChar"/>
    <w:uiPriority w:val="30"/>
    <w:qFormat/>
    <w:rsid w:val="00FB4CE2"/>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IntenseQuoteChar">
    <w:name w:val="Intense Quote Char"/>
    <w:basedOn w:val="DefaultParagraphFont"/>
    <w:link w:val="IntenseQuote"/>
    <w:uiPriority w:val="30"/>
    <w:rsid w:val="00FB4CE2"/>
    <w:rPr>
      <w:rFonts w:asciiTheme="majorHAnsi" w:eastAsiaTheme="majorEastAsia" w:hAnsiTheme="majorHAnsi" w:cstheme="majorBidi"/>
      <w:i/>
      <w:iCs/>
      <w:color w:val="2683C6" w:themeColor="accent6"/>
      <w:sz w:val="32"/>
      <w:szCs w:val="32"/>
    </w:rPr>
  </w:style>
  <w:style w:type="character" w:styleId="SubtleEmphasis">
    <w:name w:val="Subtle Emphasis"/>
    <w:basedOn w:val="DefaultParagraphFont"/>
    <w:uiPriority w:val="19"/>
    <w:qFormat/>
    <w:rsid w:val="00FB4CE2"/>
    <w:rPr>
      <w:i/>
      <w:iCs/>
    </w:rPr>
  </w:style>
  <w:style w:type="character" w:styleId="IntenseEmphasis">
    <w:name w:val="Intense Emphasis"/>
    <w:basedOn w:val="DefaultParagraphFont"/>
    <w:uiPriority w:val="21"/>
    <w:qFormat/>
    <w:rsid w:val="00FB4CE2"/>
    <w:rPr>
      <w:b/>
      <w:bCs/>
      <w:i/>
      <w:iCs/>
    </w:rPr>
  </w:style>
  <w:style w:type="character" w:styleId="SubtleReference">
    <w:name w:val="Subtle Reference"/>
    <w:basedOn w:val="DefaultParagraphFont"/>
    <w:uiPriority w:val="31"/>
    <w:qFormat/>
    <w:rsid w:val="00FB4CE2"/>
    <w:rPr>
      <w:smallCaps/>
      <w:color w:val="595959" w:themeColor="text1" w:themeTint="A6"/>
    </w:rPr>
  </w:style>
  <w:style w:type="character" w:styleId="IntenseReference">
    <w:name w:val="Intense Reference"/>
    <w:basedOn w:val="DefaultParagraphFont"/>
    <w:uiPriority w:val="32"/>
    <w:qFormat/>
    <w:rsid w:val="00FB4CE2"/>
    <w:rPr>
      <w:b/>
      <w:bCs/>
      <w:smallCaps/>
      <w:color w:val="2683C6" w:themeColor="accent6"/>
    </w:rPr>
  </w:style>
  <w:style w:type="character" w:styleId="BookTitle">
    <w:name w:val="Book Title"/>
    <w:basedOn w:val="DefaultParagraphFont"/>
    <w:uiPriority w:val="33"/>
    <w:qFormat/>
    <w:rsid w:val="00FB4CE2"/>
    <w:rPr>
      <w:b/>
      <w:bCs/>
      <w:caps w:val="0"/>
      <w:smallCaps/>
      <w:spacing w:val="7"/>
      <w:sz w:val="21"/>
      <w:szCs w:val="21"/>
    </w:rPr>
  </w:style>
  <w:style w:type="paragraph" w:styleId="TOCHeading">
    <w:name w:val="TOC Heading"/>
    <w:basedOn w:val="Heading1"/>
    <w:next w:val="Normal"/>
    <w:uiPriority w:val="39"/>
    <w:unhideWhenUsed/>
    <w:qFormat/>
    <w:rsid w:val="00FB4CE2"/>
    <w:pPr>
      <w:outlineLvl w:val="9"/>
    </w:pPr>
  </w:style>
  <w:style w:type="character" w:customStyle="1" w:styleId="NoSpacingChar">
    <w:name w:val="No Spacing Char"/>
    <w:basedOn w:val="DefaultParagraphFont"/>
    <w:link w:val="NoSpacing"/>
    <w:uiPriority w:val="1"/>
    <w:rsid w:val="00467837"/>
  </w:style>
  <w:style w:type="paragraph" w:styleId="ListParagraph">
    <w:name w:val="List Paragraph"/>
    <w:basedOn w:val="Normal"/>
    <w:uiPriority w:val="34"/>
    <w:qFormat/>
    <w:rsid w:val="00FB4CE2"/>
    <w:pPr>
      <w:ind w:left="720"/>
      <w:contextualSpacing/>
    </w:pPr>
  </w:style>
  <w:style w:type="paragraph" w:styleId="NormalWeb">
    <w:name w:val="Normal (Web)"/>
    <w:basedOn w:val="Normal"/>
    <w:uiPriority w:val="99"/>
    <w:semiHidden/>
    <w:unhideWhenUsed/>
    <w:rsid w:val="007A6E7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AB2089"/>
    <w:pPr>
      <w:spacing w:after="100"/>
    </w:pPr>
    <w:rPr>
      <w:b/>
      <w:bCs/>
      <w:sz w:val="24"/>
      <w:szCs w:val="24"/>
    </w:rPr>
  </w:style>
  <w:style w:type="paragraph" w:styleId="TOC2">
    <w:name w:val="toc 2"/>
    <w:basedOn w:val="Normal"/>
    <w:next w:val="Normal"/>
    <w:autoRedefine/>
    <w:uiPriority w:val="39"/>
    <w:unhideWhenUsed/>
    <w:rsid w:val="0093007A"/>
    <w:pPr>
      <w:spacing w:after="100"/>
      <w:ind w:left="216"/>
    </w:pPr>
    <w:rPr>
      <w:b/>
    </w:rPr>
  </w:style>
  <w:style w:type="character" w:styleId="Hyperlink">
    <w:name w:val="Hyperlink"/>
    <w:basedOn w:val="DefaultParagraphFont"/>
    <w:uiPriority w:val="99"/>
    <w:unhideWhenUsed/>
    <w:rsid w:val="00EA313E"/>
    <w:rPr>
      <w:color w:val="6B9F25" w:themeColor="hyperlink"/>
      <w:u w:val="single"/>
    </w:rPr>
  </w:style>
  <w:style w:type="paragraph" w:styleId="Header">
    <w:name w:val="header"/>
    <w:basedOn w:val="Normal"/>
    <w:link w:val="HeaderChar"/>
    <w:uiPriority w:val="99"/>
    <w:unhideWhenUsed/>
    <w:rsid w:val="00FA3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9BD"/>
  </w:style>
  <w:style w:type="paragraph" w:styleId="Footer">
    <w:name w:val="footer"/>
    <w:basedOn w:val="Normal"/>
    <w:link w:val="FooterChar"/>
    <w:uiPriority w:val="99"/>
    <w:unhideWhenUsed/>
    <w:rsid w:val="00FA3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9BD"/>
  </w:style>
  <w:style w:type="paragraph" w:styleId="TOC3">
    <w:name w:val="toc 3"/>
    <w:basedOn w:val="Normal"/>
    <w:next w:val="Normal"/>
    <w:autoRedefine/>
    <w:uiPriority w:val="39"/>
    <w:unhideWhenUsed/>
    <w:rsid w:val="00FA39BD"/>
    <w:pPr>
      <w:spacing w:after="100" w:line="259" w:lineRule="auto"/>
      <w:ind w:left="440"/>
    </w:pPr>
    <w:rPr>
      <w:sz w:val="22"/>
      <w:szCs w:val="22"/>
      <w:lang w:eastAsia="en-GB"/>
    </w:rPr>
  </w:style>
  <w:style w:type="paragraph" w:styleId="TOC4">
    <w:name w:val="toc 4"/>
    <w:basedOn w:val="Normal"/>
    <w:next w:val="Normal"/>
    <w:autoRedefine/>
    <w:uiPriority w:val="39"/>
    <w:unhideWhenUsed/>
    <w:rsid w:val="00FA39BD"/>
    <w:pPr>
      <w:spacing w:after="100" w:line="259" w:lineRule="auto"/>
      <w:ind w:left="660"/>
    </w:pPr>
    <w:rPr>
      <w:sz w:val="22"/>
      <w:szCs w:val="22"/>
      <w:lang w:eastAsia="en-GB"/>
    </w:rPr>
  </w:style>
  <w:style w:type="paragraph" w:styleId="TOC5">
    <w:name w:val="toc 5"/>
    <w:basedOn w:val="Normal"/>
    <w:next w:val="Normal"/>
    <w:autoRedefine/>
    <w:uiPriority w:val="39"/>
    <w:unhideWhenUsed/>
    <w:rsid w:val="00FA39BD"/>
    <w:pPr>
      <w:spacing w:after="100" w:line="259" w:lineRule="auto"/>
      <w:ind w:left="880"/>
    </w:pPr>
    <w:rPr>
      <w:sz w:val="22"/>
      <w:szCs w:val="22"/>
      <w:lang w:eastAsia="en-GB"/>
    </w:rPr>
  </w:style>
  <w:style w:type="paragraph" w:styleId="TOC6">
    <w:name w:val="toc 6"/>
    <w:basedOn w:val="Normal"/>
    <w:next w:val="Normal"/>
    <w:autoRedefine/>
    <w:uiPriority w:val="39"/>
    <w:unhideWhenUsed/>
    <w:rsid w:val="00FA39BD"/>
    <w:pPr>
      <w:spacing w:after="100" w:line="259" w:lineRule="auto"/>
      <w:ind w:left="1100"/>
    </w:pPr>
    <w:rPr>
      <w:sz w:val="22"/>
      <w:szCs w:val="22"/>
      <w:lang w:eastAsia="en-GB"/>
    </w:rPr>
  </w:style>
  <w:style w:type="paragraph" w:styleId="TOC7">
    <w:name w:val="toc 7"/>
    <w:basedOn w:val="Normal"/>
    <w:next w:val="Normal"/>
    <w:autoRedefine/>
    <w:uiPriority w:val="39"/>
    <w:unhideWhenUsed/>
    <w:rsid w:val="00FA39BD"/>
    <w:pPr>
      <w:spacing w:after="100" w:line="259" w:lineRule="auto"/>
      <w:ind w:left="1320"/>
    </w:pPr>
    <w:rPr>
      <w:sz w:val="22"/>
      <w:szCs w:val="22"/>
      <w:lang w:eastAsia="en-GB"/>
    </w:rPr>
  </w:style>
  <w:style w:type="paragraph" w:styleId="TOC8">
    <w:name w:val="toc 8"/>
    <w:basedOn w:val="Normal"/>
    <w:next w:val="Normal"/>
    <w:autoRedefine/>
    <w:uiPriority w:val="39"/>
    <w:unhideWhenUsed/>
    <w:rsid w:val="00FA39BD"/>
    <w:pPr>
      <w:spacing w:after="100" w:line="259" w:lineRule="auto"/>
      <w:ind w:left="1540"/>
    </w:pPr>
    <w:rPr>
      <w:sz w:val="22"/>
      <w:szCs w:val="22"/>
      <w:lang w:eastAsia="en-GB"/>
    </w:rPr>
  </w:style>
  <w:style w:type="paragraph" w:styleId="TOC9">
    <w:name w:val="toc 9"/>
    <w:basedOn w:val="Normal"/>
    <w:next w:val="Normal"/>
    <w:autoRedefine/>
    <w:uiPriority w:val="39"/>
    <w:unhideWhenUsed/>
    <w:rsid w:val="00FA39BD"/>
    <w:pPr>
      <w:spacing w:after="100" w:line="259" w:lineRule="auto"/>
      <w:ind w:left="1760"/>
    </w:pPr>
    <w:rPr>
      <w:sz w:val="22"/>
      <w:szCs w:val="22"/>
      <w:lang w:eastAsia="en-GB"/>
    </w:rPr>
  </w:style>
  <w:style w:type="table" w:styleId="TableGrid">
    <w:name w:val="Table Grid"/>
    <w:basedOn w:val="TableNormal"/>
    <w:uiPriority w:val="59"/>
    <w:rsid w:val="00771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FEB"/>
    <w:rPr>
      <w:color w:val="9F6715" w:themeColor="followedHyperlink"/>
      <w:u w:val="single"/>
    </w:rPr>
  </w:style>
  <w:style w:type="character" w:customStyle="1" w:styleId="apple-converted-space">
    <w:name w:val="apple-converted-space"/>
    <w:basedOn w:val="DefaultParagraphFont"/>
    <w:rsid w:val="00704AF0"/>
  </w:style>
  <w:style w:type="character" w:styleId="CommentReference">
    <w:name w:val="annotation reference"/>
    <w:basedOn w:val="DefaultParagraphFont"/>
    <w:uiPriority w:val="99"/>
    <w:semiHidden/>
    <w:unhideWhenUsed/>
    <w:rsid w:val="001E4C97"/>
    <w:rPr>
      <w:sz w:val="16"/>
      <w:szCs w:val="16"/>
    </w:rPr>
  </w:style>
  <w:style w:type="paragraph" w:styleId="CommentText">
    <w:name w:val="annotation text"/>
    <w:basedOn w:val="Normal"/>
    <w:link w:val="CommentTextChar"/>
    <w:uiPriority w:val="99"/>
    <w:semiHidden/>
    <w:unhideWhenUsed/>
    <w:rsid w:val="001E4C97"/>
    <w:pPr>
      <w:spacing w:line="240" w:lineRule="auto"/>
    </w:pPr>
  </w:style>
  <w:style w:type="character" w:customStyle="1" w:styleId="CommentTextChar">
    <w:name w:val="Comment Text Char"/>
    <w:basedOn w:val="DefaultParagraphFont"/>
    <w:link w:val="CommentText"/>
    <w:uiPriority w:val="99"/>
    <w:semiHidden/>
    <w:rsid w:val="001E4C97"/>
  </w:style>
  <w:style w:type="paragraph" w:styleId="CommentSubject">
    <w:name w:val="annotation subject"/>
    <w:basedOn w:val="CommentText"/>
    <w:next w:val="CommentText"/>
    <w:link w:val="CommentSubjectChar"/>
    <w:uiPriority w:val="99"/>
    <w:semiHidden/>
    <w:unhideWhenUsed/>
    <w:rsid w:val="001E4C97"/>
    <w:rPr>
      <w:b/>
      <w:bCs/>
    </w:rPr>
  </w:style>
  <w:style w:type="character" w:customStyle="1" w:styleId="CommentSubjectChar">
    <w:name w:val="Comment Subject Char"/>
    <w:basedOn w:val="CommentTextChar"/>
    <w:link w:val="CommentSubject"/>
    <w:uiPriority w:val="99"/>
    <w:semiHidden/>
    <w:rsid w:val="001E4C97"/>
    <w:rPr>
      <w:b/>
      <w:bCs/>
    </w:rPr>
  </w:style>
  <w:style w:type="paragraph" w:styleId="BalloonText">
    <w:name w:val="Balloon Text"/>
    <w:basedOn w:val="Normal"/>
    <w:link w:val="BalloonTextChar"/>
    <w:uiPriority w:val="99"/>
    <w:semiHidden/>
    <w:unhideWhenUsed/>
    <w:rsid w:val="001E4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C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0620">
      <w:bodyDiv w:val="1"/>
      <w:marLeft w:val="0"/>
      <w:marRight w:val="0"/>
      <w:marTop w:val="0"/>
      <w:marBottom w:val="0"/>
      <w:divBdr>
        <w:top w:val="none" w:sz="0" w:space="0" w:color="auto"/>
        <w:left w:val="none" w:sz="0" w:space="0" w:color="auto"/>
        <w:bottom w:val="none" w:sz="0" w:space="0" w:color="auto"/>
        <w:right w:val="none" w:sz="0" w:space="0" w:color="auto"/>
      </w:divBdr>
      <w:divsChild>
        <w:div w:id="245264308">
          <w:marLeft w:val="0"/>
          <w:marRight w:val="0"/>
          <w:marTop w:val="0"/>
          <w:marBottom w:val="0"/>
          <w:divBdr>
            <w:top w:val="none" w:sz="0" w:space="0" w:color="auto"/>
            <w:left w:val="none" w:sz="0" w:space="0" w:color="auto"/>
            <w:bottom w:val="none" w:sz="0" w:space="0" w:color="auto"/>
            <w:right w:val="none" w:sz="0" w:space="0" w:color="auto"/>
          </w:divBdr>
        </w:div>
      </w:divsChild>
    </w:div>
    <w:div w:id="417799632">
      <w:bodyDiv w:val="1"/>
      <w:marLeft w:val="0"/>
      <w:marRight w:val="0"/>
      <w:marTop w:val="0"/>
      <w:marBottom w:val="0"/>
      <w:divBdr>
        <w:top w:val="none" w:sz="0" w:space="0" w:color="auto"/>
        <w:left w:val="none" w:sz="0" w:space="0" w:color="auto"/>
        <w:bottom w:val="none" w:sz="0" w:space="0" w:color="auto"/>
        <w:right w:val="none" w:sz="0" w:space="0" w:color="auto"/>
      </w:divBdr>
    </w:div>
    <w:div w:id="606743042">
      <w:bodyDiv w:val="1"/>
      <w:marLeft w:val="0"/>
      <w:marRight w:val="0"/>
      <w:marTop w:val="0"/>
      <w:marBottom w:val="0"/>
      <w:divBdr>
        <w:top w:val="none" w:sz="0" w:space="0" w:color="auto"/>
        <w:left w:val="none" w:sz="0" w:space="0" w:color="auto"/>
        <w:bottom w:val="none" w:sz="0" w:space="0" w:color="auto"/>
        <w:right w:val="none" w:sz="0" w:space="0" w:color="auto"/>
      </w:divBdr>
      <w:divsChild>
        <w:div w:id="356124316">
          <w:marLeft w:val="0"/>
          <w:marRight w:val="0"/>
          <w:marTop w:val="0"/>
          <w:marBottom w:val="0"/>
          <w:divBdr>
            <w:top w:val="none" w:sz="0" w:space="0" w:color="auto"/>
            <w:left w:val="none" w:sz="0" w:space="0" w:color="auto"/>
            <w:bottom w:val="none" w:sz="0" w:space="0" w:color="auto"/>
            <w:right w:val="none" w:sz="0" w:space="0" w:color="auto"/>
          </w:divBdr>
        </w:div>
      </w:divsChild>
    </w:div>
    <w:div w:id="834759102">
      <w:bodyDiv w:val="1"/>
      <w:marLeft w:val="0"/>
      <w:marRight w:val="0"/>
      <w:marTop w:val="0"/>
      <w:marBottom w:val="0"/>
      <w:divBdr>
        <w:top w:val="none" w:sz="0" w:space="0" w:color="auto"/>
        <w:left w:val="none" w:sz="0" w:space="0" w:color="auto"/>
        <w:bottom w:val="none" w:sz="0" w:space="0" w:color="auto"/>
        <w:right w:val="none" w:sz="0" w:space="0" w:color="auto"/>
      </w:divBdr>
    </w:div>
    <w:div w:id="1018697454">
      <w:bodyDiv w:val="1"/>
      <w:marLeft w:val="0"/>
      <w:marRight w:val="0"/>
      <w:marTop w:val="0"/>
      <w:marBottom w:val="0"/>
      <w:divBdr>
        <w:top w:val="none" w:sz="0" w:space="0" w:color="auto"/>
        <w:left w:val="none" w:sz="0" w:space="0" w:color="auto"/>
        <w:bottom w:val="none" w:sz="0" w:space="0" w:color="auto"/>
        <w:right w:val="none" w:sz="0" w:space="0" w:color="auto"/>
      </w:divBdr>
      <w:divsChild>
        <w:div w:id="478306893">
          <w:marLeft w:val="0"/>
          <w:marRight w:val="0"/>
          <w:marTop w:val="0"/>
          <w:marBottom w:val="0"/>
          <w:divBdr>
            <w:top w:val="none" w:sz="0" w:space="0" w:color="auto"/>
            <w:left w:val="none" w:sz="0" w:space="0" w:color="auto"/>
            <w:bottom w:val="none" w:sz="0" w:space="0" w:color="auto"/>
            <w:right w:val="none" w:sz="0" w:space="0" w:color="auto"/>
          </w:divBdr>
        </w:div>
      </w:divsChild>
    </w:div>
    <w:div w:id="1108965553">
      <w:bodyDiv w:val="1"/>
      <w:marLeft w:val="0"/>
      <w:marRight w:val="0"/>
      <w:marTop w:val="0"/>
      <w:marBottom w:val="0"/>
      <w:divBdr>
        <w:top w:val="none" w:sz="0" w:space="0" w:color="auto"/>
        <w:left w:val="none" w:sz="0" w:space="0" w:color="auto"/>
        <w:bottom w:val="none" w:sz="0" w:space="0" w:color="auto"/>
        <w:right w:val="none" w:sz="0" w:space="0" w:color="auto"/>
      </w:divBdr>
    </w:div>
    <w:div w:id="1288701353">
      <w:bodyDiv w:val="1"/>
      <w:marLeft w:val="0"/>
      <w:marRight w:val="0"/>
      <w:marTop w:val="0"/>
      <w:marBottom w:val="0"/>
      <w:divBdr>
        <w:top w:val="none" w:sz="0" w:space="0" w:color="auto"/>
        <w:left w:val="none" w:sz="0" w:space="0" w:color="auto"/>
        <w:bottom w:val="none" w:sz="0" w:space="0" w:color="auto"/>
        <w:right w:val="none" w:sz="0" w:space="0" w:color="auto"/>
      </w:divBdr>
      <w:divsChild>
        <w:div w:id="315383570">
          <w:marLeft w:val="0"/>
          <w:marRight w:val="0"/>
          <w:marTop w:val="0"/>
          <w:marBottom w:val="0"/>
          <w:divBdr>
            <w:top w:val="none" w:sz="0" w:space="0" w:color="auto"/>
            <w:left w:val="none" w:sz="0" w:space="0" w:color="auto"/>
            <w:bottom w:val="none" w:sz="0" w:space="0" w:color="auto"/>
            <w:right w:val="none" w:sz="0" w:space="0" w:color="auto"/>
          </w:divBdr>
        </w:div>
      </w:divsChild>
    </w:div>
    <w:div w:id="1347903760">
      <w:bodyDiv w:val="1"/>
      <w:marLeft w:val="0"/>
      <w:marRight w:val="0"/>
      <w:marTop w:val="0"/>
      <w:marBottom w:val="0"/>
      <w:divBdr>
        <w:top w:val="none" w:sz="0" w:space="0" w:color="auto"/>
        <w:left w:val="none" w:sz="0" w:space="0" w:color="auto"/>
        <w:bottom w:val="none" w:sz="0" w:space="0" w:color="auto"/>
        <w:right w:val="none" w:sz="0" w:space="0" w:color="auto"/>
      </w:divBdr>
      <w:divsChild>
        <w:div w:id="1479036068">
          <w:marLeft w:val="0"/>
          <w:marRight w:val="0"/>
          <w:marTop w:val="0"/>
          <w:marBottom w:val="0"/>
          <w:divBdr>
            <w:top w:val="none" w:sz="0" w:space="0" w:color="auto"/>
            <w:left w:val="none" w:sz="0" w:space="0" w:color="auto"/>
            <w:bottom w:val="none" w:sz="0" w:space="0" w:color="auto"/>
            <w:right w:val="none" w:sz="0" w:space="0" w:color="auto"/>
          </w:divBdr>
        </w:div>
      </w:divsChild>
    </w:div>
    <w:div w:id="1370256577">
      <w:bodyDiv w:val="1"/>
      <w:marLeft w:val="0"/>
      <w:marRight w:val="0"/>
      <w:marTop w:val="0"/>
      <w:marBottom w:val="0"/>
      <w:divBdr>
        <w:top w:val="none" w:sz="0" w:space="0" w:color="auto"/>
        <w:left w:val="none" w:sz="0" w:space="0" w:color="auto"/>
        <w:bottom w:val="none" w:sz="0" w:space="0" w:color="auto"/>
        <w:right w:val="none" w:sz="0" w:space="0" w:color="auto"/>
      </w:divBdr>
    </w:div>
    <w:div w:id="1709719799">
      <w:bodyDiv w:val="1"/>
      <w:marLeft w:val="0"/>
      <w:marRight w:val="0"/>
      <w:marTop w:val="0"/>
      <w:marBottom w:val="0"/>
      <w:divBdr>
        <w:top w:val="none" w:sz="0" w:space="0" w:color="auto"/>
        <w:left w:val="none" w:sz="0" w:space="0" w:color="auto"/>
        <w:bottom w:val="none" w:sz="0" w:space="0" w:color="auto"/>
        <w:right w:val="none" w:sz="0" w:space="0" w:color="auto"/>
      </w:divBdr>
    </w:div>
    <w:div w:id="180106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hoomanr.com/Demos/Elastic2/" TargetMode="External"/><Relationship Id="rId18" Type="http://schemas.openxmlformats.org/officeDocument/2006/relationships/image" Target="media/image7.png"/><Relationship Id="rId26" Type="http://schemas.openxmlformats.org/officeDocument/2006/relationships/hyperlink" Target="http://www.hoomanr.com/Demos/Elastic2/"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support.google.com/chrome/answer/95346?hl=en" TargetMode="External"/><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4156A-288E-4794-A29C-D223D2BCE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45</Pages>
  <Words>6588</Words>
  <Characters>37557</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Computing project 2014/2015</vt:lpstr>
    </vt:vector>
  </TitlesOfParts>
  <Company>Varndean College</Company>
  <LinksUpToDate>false</LinksUpToDate>
  <CharactersWithSpaces>44057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project 2014/2015</dc:title>
  <dc:subject/>
  <dc:creator>Jacob Shirley</dc:creator>
  <cp:keywords/>
  <dc:description/>
  <cp:lastModifiedBy>Jacob</cp:lastModifiedBy>
  <cp:revision>213</cp:revision>
  <dcterms:created xsi:type="dcterms:W3CDTF">2015-02-23T12:45:00Z</dcterms:created>
  <dcterms:modified xsi:type="dcterms:W3CDTF">2015-04-06T15:38:00Z</dcterms:modified>
</cp:coreProperties>
</file>